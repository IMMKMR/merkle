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docProps/app.xml" ContentType="application/vnd.openxmlformats-officedocument.extended-properties+xml"/>
  <Override PartName="/word/people.xml" ContentType="application/vnd.openxmlformats-officedocument.wordprocessingml.people+xml"/>
  <Override PartName="/docProps/core.xml" ContentType="application/vnd.openxmlformats-package.core-properties+xml"/>
  <Override PartName="/word/fontTable.xml" ContentType="application/vnd.openxmlformats-officedocument.wordprocessingml.fontTable+xml"/>
  <Override PartName="/word/commentsExtensible.xml" ContentType="application/vnd.openxmlformats-officedocument.wordprocessingml.commentsExtensible+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24134" w:rsidR="00724134" w:rsidP="00724134" w:rsidRDefault="00724134" w14:paraId="49B03ABA" w14:textId="77777777">
      <w:pPr>
        <w:pStyle w:val="Heading1"/>
        <w:widowControl w:val="0"/>
        <w:spacing w:before="360" w:after="80"/>
        <w:rPr>
          <w:rFonts w:ascii="Aptos Display" w:hAnsi="Aptos Display" w:eastAsia="Aptos Display" w:cs="Aptos Display"/>
          <w:b w:val="1"/>
          <w:bCs w:val="1"/>
          <w:color w:val="0F4761"/>
          <w:lang w:val="en-AE"/>
        </w:rPr>
      </w:pPr>
      <w:commentRangeStart w:id="1"/>
      <w:r w:rsidRPr="39F60FF7" w:rsidR="00724134">
        <w:rPr>
          <w:rFonts w:ascii="Aptos Display" w:hAnsi="Aptos Display" w:eastAsia="Aptos Display" w:cs="Aptos Display"/>
          <w:b w:val="1"/>
          <w:bCs w:val="1"/>
          <w:color w:val="0F4761"/>
          <w:lang w:val="en-AE"/>
        </w:rPr>
        <w:t>IMPORTANT NOTICE – INVESTOR CERTIFICATION, DISCLAIMER &amp; TERMS ACCEPTANCE</w:t>
      </w:r>
      <w:commentRangeEnd w:id="1"/>
      <w:r>
        <w:rPr>
          <w:rStyle w:val="CommentReference"/>
        </w:rPr>
        <w:commentReference w:id="1"/>
      </w:r>
    </w:p>
    <w:p w:rsidRPr="00724134" w:rsidR="00724134" w:rsidP="45681692" w:rsidRDefault="00724134" w14:paraId="08C9C27F" w14:textId="77777777">
      <w:pPr>
        <w:pStyle w:val="Normal"/>
        <w:widowControl w:val="0"/>
        <w:rPr>
          <w:rFonts w:ascii="Aptos Display" w:hAnsi="Aptos Display" w:eastAsia="Aptos Display" w:cs="Aptos Display"/>
          <w:b w:val="1"/>
          <w:bCs w:val="1"/>
          <w:color w:val="0F4761"/>
          <w:lang w:val="en-US"/>
        </w:rPr>
      </w:pPr>
      <w:r w:rsidRPr="45681692" w:rsidR="00724134">
        <w:rPr>
          <w:lang w:val="en-US"/>
          <w:rPrChange w:author="Prerna Mukherjee" w:date="2026-03-03T08:19:53.549Z" w16du:dateUtc="2026-03-03T08:19:53.549Z" w:id="1098198334">
            <w:rPr>
              <w:rFonts w:ascii="Aptos Display" w:hAnsi="Aptos Display" w:eastAsia="Aptos Display" w:cs="Aptos Display"/>
              <w:b w:val="1"/>
              <w:bCs w:val="1"/>
              <w:color w:val="0F4761"/>
              <w:lang w:val="en-US"/>
            </w:rPr>
          </w:rPrChange>
        </w:rPr>
        <w:t>Please read this notice carefully before accessing this website.</w:t>
      </w:r>
    </w:p>
    <w:p w:rsidRPr="00724134" w:rsidR="00724134" w:rsidP="45681692" w:rsidRDefault="00724134" w14:paraId="3F373C35" w14:textId="5BAA4F6C">
      <w:pPr>
        <w:pStyle w:val="Normal"/>
        <w:widowControl w:val="0"/>
        <w:rPr>
          <w:rFonts w:ascii="Aptos Display" w:hAnsi="Aptos Display" w:eastAsia="Aptos Display" w:cs="Aptos Display"/>
          <w:b w:val="1"/>
          <w:bCs w:val="1"/>
          <w:color w:val="0F4761"/>
          <w:lang w:val="en-US"/>
        </w:rPr>
      </w:pPr>
      <w:r w:rsidRPr="45681692" w:rsidR="00724134">
        <w:rPr>
          <w:lang w:val="en-US"/>
        </w:rPr>
        <w:t xml:space="preserve">This website </w:t>
      </w:r>
      <w:r w:rsidRPr="45681692" w:rsidR="00724134">
        <w:rPr>
          <w:lang w:val="en-US"/>
        </w:rPr>
        <w:t>contains</w:t>
      </w:r>
      <w:r w:rsidRPr="45681692" w:rsidR="00724134">
        <w:rPr>
          <w:lang w:val="en-US"/>
        </w:rPr>
        <w:t xml:space="preserve"> information relating to a private investment fund </w:t>
      </w:r>
      <w:r w:rsidRPr="45681692" w:rsidR="00724134">
        <w:rPr>
          <w:lang w:val="en-US"/>
        </w:rPr>
        <w:t>established</w:t>
      </w:r>
      <w:r w:rsidRPr="45681692" w:rsidR="00724134">
        <w:rPr>
          <w:lang w:val="en-US"/>
        </w:rPr>
        <w:t xml:space="preserve"> as a Category III Alternative Investment Fund (Non-Retail Scheme) under the International Financial Services </w:t>
      </w:r>
      <w:r w:rsidRPr="45681692" w:rsidR="00724134">
        <w:rPr>
          <w:lang w:val="en-US"/>
        </w:rPr>
        <w:t>Centres</w:t>
      </w:r>
      <w:r w:rsidRPr="45681692" w:rsidR="00724134">
        <w:rPr>
          <w:lang w:val="en-US"/>
        </w:rPr>
        <w:t xml:space="preserve"> Authority (Fund Management) Regulations, 2022.</w:t>
      </w:r>
    </w:p>
    <w:p w:rsidRPr="00724134" w:rsidR="00724134" w:rsidP="45681692" w:rsidRDefault="00724134" w14:paraId="450D8E54" w14:textId="77777777">
      <w:pPr>
        <w:pStyle w:val="Normal"/>
        <w:widowControl w:val="0"/>
        <w:rPr>
          <w:rFonts w:ascii="Aptos Display" w:hAnsi="Aptos Display" w:eastAsia="Aptos Display" w:cs="Aptos Display"/>
          <w:b w:val="1"/>
          <w:bCs w:val="1"/>
          <w:color w:val="0F4761"/>
          <w:lang w:val="en-US"/>
        </w:rPr>
      </w:pPr>
      <w:r w:rsidRPr="45681692" w:rsidR="00724134">
        <w:rPr>
          <w:lang w:val="en-US"/>
          <w:rPrChange w:author="Prerna Mukherjee" w:date="2026-03-03T08:19:53.552Z" w16du:dateUtc="2026-03-03T08:19:53.552Z" w:id="218207337">
            <w:rPr>
              <w:rFonts w:ascii="Aptos Display" w:hAnsi="Aptos Display" w:eastAsia="Aptos Display" w:cs="Aptos Display"/>
              <w:b w:val="1"/>
              <w:bCs w:val="1"/>
              <w:color w:val="0F4761"/>
              <w:lang w:val="en-US"/>
            </w:rPr>
          </w:rPrChange>
        </w:rPr>
        <w:t>Access is restricted.</w:t>
      </w:r>
    </w:p>
    <w:p w:rsidR="45681692" w:rsidP="45681692" w:rsidRDefault="45681692" w14:paraId="4DA957A8" w14:textId="4D594AE7">
      <w:pPr>
        <w:pStyle w:val="Normal"/>
        <w:widowControl w:val="0"/>
        <w:rPr>
          <w:lang w:val="en-US"/>
        </w:rPr>
      </w:pPr>
    </w:p>
    <w:p w:rsidRPr="00724134" w:rsidR="00724134" w:rsidP="45681692" w:rsidRDefault="00724134" w14:paraId="3419F486" w14:textId="6A5C3636">
      <w:pPr>
        <w:pStyle w:val="Normal"/>
        <w:widowControl w:val="0"/>
        <w:rPr>
          <w:rFonts w:ascii="Aptos Display" w:hAnsi="Aptos Display" w:eastAsia="Aptos Display" w:cs="Aptos Display"/>
          <w:b w:val="1"/>
          <w:bCs w:val="1"/>
          <w:color w:val="0F4761"/>
          <w:lang w:val="en-US"/>
        </w:rPr>
      </w:pPr>
      <w:r w:rsidRPr="45681692" w:rsidR="14041FA6">
        <w:rPr>
          <w:lang w:val="en-US"/>
        </w:rPr>
        <w:t xml:space="preserve">By selecting </w:t>
      </w:r>
      <w:r w:rsidRPr="45681692" w:rsidR="14041FA6">
        <w:rPr>
          <w:b w:val="1"/>
          <w:bCs w:val="1"/>
          <w:lang w:val="en-US"/>
        </w:rPr>
        <w:t>“Agree &amp; Proceed,</w:t>
      </w:r>
      <w:r w:rsidRPr="45681692" w:rsidR="14041FA6">
        <w:rPr>
          <w:lang w:val="en-US"/>
        </w:rPr>
        <w:t xml:space="preserve">” you </w:t>
      </w:r>
      <w:r w:rsidRPr="45681692" w:rsidR="14041FA6">
        <w:rPr>
          <w:lang w:val="en-US"/>
        </w:rPr>
        <w:t>represent</w:t>
      </w:r>
      <w:r w:rsidRPr="45681692" w:rsidR="14041FA6">
        <w:rPr>
          <w:lang w:val="en-US"/>
        </w:rPr>
        <w:t xml:space="preserve"> </w:t>
      </w:r>
      <w:r w:rsidRPr="45681692" w:rsidR="14041FA6">
        <w:rPr>
          <w:lang w:val="en-US"/>
        </w:rPr>
        <w:t>r</w:t>
      </w:r>
      <w:r w:rsidRPr="45681692" w:rsidR="00724134">
        <w:rPr>
          <w:lang w:val="en-US"/>
          <w:rPrChange w:author="Prerna Mukherjee" w:date="2026-03-03T08:19:53.553Z" w16du:dateUtc="2026-03-03T08:19:53.553Z" w:id="2139288479">
            <w:rPr>
              <w:rFonts w:ascii="Aptos Display" w:hAnsi="Aptos Display" w:eastAsia="Aptos Display" w:cs="Aptos Display"/>
              <w:b w:val="1"/>
              <w:bCs w:val="1"/>
              <w:color w:val="0F4761"/>
              <w:lang w:val="en-US"/>
            </w:rPr>
          </w:rPrChange>
        </w:rPr>
        <w:t>epresent</w:t>
      </w:r>
      <w:r w:rsidRPr="45681692" w:rsidR="00724134">
        <w:rPr>
          <w:lang w:val="en-US"/>
          <w:rPrChange w:author="Prerna Mukherjee" w:date="2026-03-03T08:19:53.553Z" w16du:dateUtc="2026-03-03T08:19:53.553Z" w:id="765486215">
            <w:rPr>
              <w:rFonts w:ascii="Aptos Display" w:hAnsi="Aptos Display" w:eastAsia="Aptos Display" w:cs="Aptos Display"/>
              <w:b w:val="1"/>
              <w:bCs w:val="1"/>
              <w:color w:val="0F4761"/>
              <w:lang w:val="en-US"/>
            </w:rPr>
          </w:rPrChange>
        </w:rPr>
        <w:t xml:space="preserve">, </w:t>
      </w:r>
      <w:r w:rsidRPr="45681692" w:rsidR="00724134">
        <w:rPr>
          <w:lang w:val="en-US"/>
          <w:rPrChange w:author="Prerna Mukherjee" w:date="2026-03-03T08:19:53.553Z" w16du:dateUtc="2026-03-03T08:19:53.553Z" w:id="1384756757">
            <w:rPr>
              <w:rFonts w:ascii="Aptos Display" w:hAnsi="Aptos Display" w:eastAsia="Aptos Display" w:cs="Aptos Display"/>
              <w:b w:val="1"/>
              <w:bCs w:val="1"/>
              <w:color w:val="0F4761"/>
              <w:lang w:val="en-US"/>
            </w:rPr>
          </w:rPrChange>
        </w:rPr>
        <w:t>warrant</w:t>
      </w:r>
      <w:r w:rsidRPr="45681692" w:rsidR="00724134">
        <w:rPr>
          <w:lang w:val="en-US"/>
          <w:rPrChange w:author="Prerna Mukherjee" w:date="2026-03-03T08:19:53.553Z" w16du:dateUtc="2026-03-03T08:19:53.553Z" w:id="1262456545">
            <w:rPr>
              <w:rFonts w:ascii="Aptos Display" w:hAnsi="Aptos Display" w:eastAsia="Aptos Display" w:cs="Aptos Display"/>
              <w:b w:val="1"/>
              <w:bCs w:val="1"/>
              <w:color w:val="0F4761"/>
              <w:lang w:val="en-US"/>
            </w:rPr>
          </w:rPrChange>
        </w:rPr>
        <w:t>, and acknowledge that:</w:t>
      </w:r>
    </w:p>
    <w:p w:rsidRPr="00724134" w:rsidR="00724134" w:rsidP="45681692" w:rsidRDefault="00724134" w14:paraId="62C68182" w14:textId="77777777">
      <w:pPr>
        <w:pStyle w:val="Normal"/>
        <w:widowControl w:val="0"/>
        <w:rPr>
          <w:rFonts w:ascii="Aptos Display" w:hAnsi="Aptos Display" w:eastAsia="Aptos Display" w:cs="Aptos Display"/>
          <w:b w:val="1"/>
          <w:bCs w:val="1"/>
          <w:color w:val="0F4761"/>
          <w:lang w:val="en-US"/>
        </w:rPr>
      </w:pPr>
      <w:ins w:author="Abhinav Vellanki @ DCAS" w:date="2026-03-02T08:54:00Z" w16du:dateUtc="2026-03-02T08:54:00Z" w:id="251941264">
        <w:r w:rsidRPr="00724134">
          <w:rPr>
            <w:rFonts w:ascii="Aptos Display" w:hAnsi="Aptos Display" w:eastAsia="Aptos Display" w:cs="Aptos Display"/>
            <w:b/>
            <w:bCs/>
            <w:color w:val="0F4761"/>
            <w:lang w:val="en-AE"/>
          </w:rPr>
          <w:pict w14:anchorId="0DDF46EA">
            <v:rect id="_x0000_i1031" style="width:0;height:1.5pt" o:hr="t" o:hrstd="t" o:hralign="center" fillcolor="#a0a0a0" stroked="f"/>
          </w:pict>
        </w:r>
      </w:ins>
    </w:p>
    <w:p w:rsidRPr="00724134" w:rsidR="00724134" w:rsidP="45681692" w:rsidRDefault="00724134" w14:paraId="74634758" w14:textId="77777777">
      <w:pPr>
        <w:pStyle w:val="Normal"/>
        <w:widowControl w:val="0"/>
        <w:rPr>
          <w:rFonts w:ascii="Aptos Display" w:hAnsi="Aptos Display" w:eastAsia="Aptos Display" w:cs="Aptos Display"/>
          <w:b w:val="1"/>
          <w:bCs w:val="1"/>
          <w:color w:val="0F4761"/>
          <w:lang w:val="en-US"/>
        </w:rPr>
      </w:pPr>
      <w:r w:rsidRPr="45681692" w:rsidR="00724134">
        <w:rPr>
          <w:lang w:val="en-US"/>
          <w:rPrChange w:author="Prerna Mukherjee" w:date="2026-03-03T08:19:53.555Z" w16du:dateUtc="2026-03-03T08:19:53.555Z" w:id="984033435">
            <w:rPr>
              <w:rFonts w:ascii="Aptos Display" w:hAnsi="Aptos Display" w:eastAsia="Aptos Display" w:cs="Aptos Display"/>
              <w:b w:val="1"/>
              <w:bCs w:val="1"/>
              <w:color w:val="0F4761"/>
              <w:lang w:val="en-US"/>
            </w:rPr>
          </w:rPrChange>
        </w:rPr>
        <w:t>1. Non-Retail Investor Status</w:t>
      </w:r>
    </w:p>
    <w:p w:rsidRPr="00724134" w:rsidR="00724134" w:rsidP="45681692" w:rsidRDefault="00724134" w14:paraId="1FB4E31F" w14:textId="77777777">
      <w:pPr>
        <w:pStyle w:val="Normal"/>
        <w:widowControl w:val="0"/>
        <w:rPr>
          <w:rFonts w:ascii="Aptos Display" w:hAnsi="Aptos Display" w:eastAsia="Aptos Display" w:cs="Aptos Display"/>
          <w:b w:val="1"/>
          <w:bCs w:val="1"/>
          <w:color w:val="0F4761"/>
          <w:lang w:val="en-US"/>
        </w:rPr>
      </w:pPr>
      <w:r w:rsidRPr="45681692" w:rsidR="00724134">
        <w:rPr>
          <w:lang w:val="en-US"/>
          <w:rPrChange w:author="Prerna Mukherjee" w:date="2026-03-03T08:19:53.556Z" w16du:dateUtc="2026-03-03T08:19:53.556Z" w:id="1206548782">
            <w:rPr>
              <w:rFonts w:ascii="Aptos Display" w:hAnsi="Aptos Display" w:eastAsia="Aptos Display" w:cs="Aptos Display"/>
              <w:b w:val="1"/>
              <w:bCs w:val="1"/>
              <w:color w:val="0F4761"/>
              <w:lang w:val="en-US"/>
            </w:rPr>
          </w:rPrChange>
        </w:rPr>
        <w:t>You are not a retail investor and qualify as an eligible Non-Retail Investor under applicable IFSCA regulations, including as an Accredited Investor, institutional investor, corporate body, family office, High Net Worth Individual, or other eligible person.</w:t>
      </w:r>
    </w:p>
    <w:p w:rsidRPr="00724134" w:rsidR="00724134" w:rsidP="45681692" w:rsidRDefault="00724134" w14:paraId="7979E251" w14:textId="77777777">
      <w:pPr>
        <w:pStyle w:val="Normal"/>
        <w:widowControl w:val="0"/>
        <w:rPr>
          <w:rFonts w:ascii="Aptos Display" w:hAnsi="Aptos Display" w:eastAsia="Aptos Display" w:cs="Aptos Display"/>
          <w:b w:val="1"/>
          <w:bCs w:val="1"/>
          <w:color w:val="0F4761"/>
          <w:lang w:val="en-US"/>
        </w:rPr>
      </w:pPr>
      <w:r w:rsidRPr="45681692" w:rsidR="00724134">
        <w:rPr>
          <w:lang w:val="en-US"/>
          <w:rPrChange w:author="Prerna Mukherjee" w:date="2026-03-03T08:19:53.556Z" w16du:dateUtc="2026-03-03T08:19:53.556Z" w:id="250840007">
            <w:rPr>
              <w:rFonts w:ascii="Aptos Display" w:hAnsi="Aptos Display" w:eastAsia="Aptos Display" w:cs="Aptos Display"/>
              <w:b w:val="1"/>
              <w:bCs w:val="1"/>
              <w:color w:val="0F4761"/>
              <w:lang w:val="en-US"/>
            </w:rPr>
          </w:rPrChange>
        </w:rPr>
        <w:t>2. Minimum Investment Capacity</w:t>
      </w:r>
    </w:p>
    <w:p w:rsidRPr="00724134" w:rsidR="00724134" w:rsidP="45681692" w:rsidRDefault="00724134" w14:paraId="53EC3742" w14:textId="5F9EEE99">
      <w:pPr>
        <w:pStyle w:val="Normal"/>
        <w:widowControl w:val="0"/>
        <w:rPr>
          <w:rFonts w:ascii="Aptos Display" w:hAnsi="Aptos Display" w:eastAsia="Aptos Display" w:cs="Aptos Display"/>
          <w:b w:val="1"/>
          <w:bCs w:val="1"/>
          <w:color w:val="0F4761"/>
          <w:lang w:val="en-US"/>
        </w:rPr>
      </w:pPr>
      <w:r w:rsidRPr="45681692" w:rsidR="00724134">
        <w:rPr>
          <w:lang w:val="en-US"/>
          <w:rPrChange w:author="Prerna Mukherjee" w:date="2026-03-03T08:19:53.557Z" w16du:dateUtc="2026-03-03T08:19:53.557Z" w:id="1679029276">
            <w:rPr>
              <w:rFonts w:ascii="Aptos Display" w:hAnsi="Aptos Display" w:eastAsia="Aptos Display" w:cs="Aptos Display"/>
              <w:b w:val="1"/>
              <w:bCs w:val="1"/>
              <w:color w:val="0F4761"/>
              <w:lang w:val="en-US"/>
            </w:rPr>
          </w:rPrChange>
        </w:rPr>
        <w:t xml:space="preserve">You </w:t>
      </w:r>
      <w:r w:rsidRPr="45681692" w:rsidR="00724134">
        <w:rPr>
          <w:lang w:val="en-US"/>
          <w:rPrChange w:author="Prerna Mukherjee" w:date="2026-03-03T08:19:53.557Z" w16du:dateUtc="2026-03-03T08:19:53.557Z" w:id="1643371921">
            <w:rPr>
              <w:rFonts w:ascii="Aptos Display" w:hAnsi="Aptos Display" w:eastAsia="Aptos Display" w:cs="Aptos Display"/>
              <w:b w:val="1"/>
              <w:bCs w:val="1"/>
              <w:color w:val="0F4761"/>
              <w:lang w:val="en-US"/>
            </w:rPr>
          </w:rPrChange>
        </w:rPr>
        <w:t>are capable of making</w:t>
      </w:r>
      <w:r w:rsidRPr="45681692" w:rsidR="00724134">
        <w:rPr>
          <w:lang w:val="en-US"/>
          <w:rPrChange w:author="Prerna Mukherjee" w:date="2026-03-03T08:19:53.557Z" w16du:dateUtc="2026-03-03T08:19:53.557Z" w:id="1973064136">
            <w:rPr>
              <w:rFonts w:ascii="Aptos Display" w:hAnsi="Aptos Display" w:eastAsia="Aptos Display" w:cs="Aptos Display"/>
              <w:b w:val="1"/>
              <w:bCs w:val="1"/>
              <w:color w:val="0F4761"/>
              <w:lang w:val="en-US"/>
            </w:rPr>
          </w:rPrChange>
        </w:rPr>
        <w:t xml:space="preserve"> a minimum investment of USD 150,000 (or such other </w:t>
      </w:r>
      <w:r w:rsidRPr="45681692" w:rsidR="00724134">
        <w:rPr>
          <w:lang w:val="en-US"/>
          <w:rPrChange w:author="Prerna Mukherjee" w:date="2026-03-03T08:19:53.557Z" w16du:dateUtc="2026-03-03T08:19:53.557Z" w:id="580428367">
            <w:rPr>
              <w:rFonts w:ascii="Aptos Display" w:hAnsi="Aptos Display" w:eastAsia="Aptos Display" w:cs="Aptos Display"/>
              <w:b w:val="1"/>
              <w:bCs w:val="1"/>
              <w:color w:val="0F4761"/>
              <w:lang w:val="en-US"/>
            </w:rPr>
          </w:rPrChange>
        </w:rPr>
        <w:t>minimum</w:t>
      </w:r>
      <w:r w:rsidRPr="45681692" w:rsidR="00724134">
        <w:rPr>
          <w:lang w:val="en-US"/>
          <w:rPrChange w:author="Prerna Mukherjee" w:date="2026-03-03T08:19:53.557Z" w16du:dateUtc="2026-03-03T08:19:53.557Z" w:id="193866386">
            <w:rPr>
              <w:rFonts w:ascii="Aptos Display" w:hAnsi="Aptos Display" w:eastAsia="Aptos Display" w:cs="Aptos Display"/>
              <w:b w:val="1"/>
              <w:bCs w:val="1"/>
              <w:color w:val="0F4761"/>
              <w:lang w:val="en-US"/>
            </w:rPr>
          </w:rPrChange>
        </w:rPr>
        <w:t xml:space="preserve"> amount as may be prescribed under applicable regulations).</w:t>
      </w:r>
    </w:p>
    <w:p w:rsidRPr="00724134" w:rsidR="00724134" w:rsidP="45681692" w:rsidRDefault="00724134" w14:paraId="2810C64E" w14:textId="77777777">
      <w:pPr>
        <w:pStyle w:val="Normal"/>
        <w:widowControl w:val="0"/>
        <w:rPr>
          <w:rFonts w:ascii="Aptos Display" w:hAnsi="Aptos Display" w:eastAsia="Aptos Display" w:cs="Aptos Display"/>
          <w:b w:val="1"/>
          <w:bCs w:val="1"/>
          <w:color w:val="0F4761"/>
          <w:lang w:val="en-US"/>
        </w:rPr>
      </w:pPr>
      <w:r w:rsidRPr="45681692" w:rsidR="00724134">
        <w:rPr>
          <w:lang w:val="en-US"/>
          <w:rPrChange w:author="Prerna Mukherjee" w:date="2026-03-03T08:19:53.558Z" w16du:dateUtc="2026-03-03T08:19:53.558Z" w:id="1519897006">
            <w:rPr>
              <w:rFonts w:ascii="Aptos Display" w:hAnsi="Aptos Display" w:eastAsia="Aptos Display" w:cs="Aptos Display"/>
              <w:b w:val="1"/>
              <w:bCs w:val="1"/>
              <w:color w:val="0F4761"/>
              <w:lang w:val="en-US"/>
            </w:rPr>
          </w:rPrChange>
        </w:rPr>
        <w:t>3. Jurisdiction Confirmation</w:t>
      </w:r>
    </w:p>
    <w:p w:rsidRPr="00724134" w:rsidR="00724134" w:rsidP="45681692" w:rsidRDefault="00724134" w14:paraId="26946452" w14:textId="181A51BD">
      <w:pPr>
        <w:pStyle w:val="Normal"/>
        <w:widowControl w:val="0"/>
        <w:rPr>
          <w:rFonts w:ascii="Aptos Display" w:hAnsi="Aptos Display" w:eastAsia="Aptos Display" w:cs="Aptos Display"/>
          <w:b w:val="1"/>
          <w:bCs w:val="1"/>
          <w:color w:val="0F4761"/>
          <w:lang w:val="en-US"/>
        </w:rPr>
      </w:pPr>
      <w:r w:rsidRPr="45681692" w:rsidR="00724134">
        <w:rPr>
          <w:lang w:val="en-US"/>
          <w:rPrChange w:author="Prerna Mukherjee" w:date="2026-03-03T08:19:53.559Z" w16du:dateUtc="2026-03-03T08:19:53.559Z" w:id="1733465319">
            <w:rPr>
              <w:rFonts w:ascii="Aptos Display" w:hAnsi="Aptos Display" w:eastAsia="Aptos Display" w:cs="Aptos Display"/>
              <w:b w:val="1"/>
              <w:bCs w:val="1"/>
              <w:color w:val="0F4761"/>
              <w:lang w:val="en-US"/>
            </w:rPr>
          </w:rPrChange>
        </w:rPr>
        <w:t xml:space="preserve">You are accessing this website from </w:t>
      </w:r>
      <w:r w:rsidRPr="45681692" w:rsidR="00724134">
        <w:rPr>
          <w:lang w:val="en-US"/>
          <w:rPrChange w:author="Prerna Mukherjee" w:date="2026-03-03T08:19:53.559Z" w16du:dateUtc="2026-03-03T08:19:53.559Z" w:id="1426312492">
            <w:rPr>
              <w:rFonts w:ascii="Aptos Display" w:hAnsi="Aptos Display" w:eastAsia="Aptos Display" w:cs="Aptos Display"/>
              <w:b w:val="1"/>
              <w:bCs w:val="1"/>
              <w:color w:val="0F4761"/>
              <w:lang w:val="en-US"/>
            </w:rPr>
          </w:rPrChange>
        </w:rPr>
        <w:t>a jurisdiction</w:t>
      </w:r>
      <w:r w:rsidRPr="45681692" w:rsidR="00724134">
        <w:rPr>
          <w:lang w:val="en-US"/>
          <w:rPrChange w:author="Prerna Mukherjee" w:date="2026-03-03T08:19:53.559Z" w16du:dateUtc="2026-03-03T08:19:53.559Z" w:id="1135664688">
            <w:rPr>
              <w:rFonts w:ascii="Aptos Display" w:hAnsi="Aptos Display" w:eastAsia="Aptos Display" w:cs="Aptos Display"/>
              <w:b w:val="1"/>
              <w:bCs w:val="1"/>
              <w:color w:val="0F4761"/>
              <w:lang w:val="en-US"/>
            </w:rPr>
          </w:rPrChange>
        </w:rPr>
        <w:t xml:space="preserve"> where it is lawful to receive information about private investment funds and where such access does not violate any applicable securities, financial promotion, or digital asset laws.</w:t>
      </w:r>
    </w:p>
    <w:p w:rsidRPr="00724134" w:rsidR="00724134" w:rsidP="45681692" w:rsidRDefault="00724134" w14:paraId="25D96A4B" w14:textId="77777777">
      <w:pPr>
        <w:pStyle w:val="Normal"/>
        <w:widowControl w:val="0"/>
        <w:rPr>
          <w:rFonts w:ascii="Aptos Display" w:hAnsi="Aptos Display" w:eastAsia="Aptos Display" w:cs="Aptos Display"/>
          <w:b w:val="1"/>
          <w:bCs w:val="1"/>
          <w:color w:val="0F4761"/>
          <w:lang w:val="en-US"/>
        </w:rPr>
      </w:pPr>
      <w:r w:rsidRPr="45681692" w:rsidR="00724134">
        <w:rPr>
          <w:lang w:val="en-US"/>
          <w:rPrChange w:author="Prerna Mukherjee" w:date="2026-03-03T08:19:53.56Z" w16du:dateUtc="2026-03-03T08:19:53.56Z" w:id="10019469">
            <w:rPr>
              <w:rFonts w:ascii="Aptos Display" w:hAnsi="Aptos Display" w:eastAsia="Aptos Display" w:cs="Aptos Display"/>
              <w:b w:val="1"/>
              <w:bCs w:val="1"/>
              <w:color w:val="0F4761"/>
              <w:lang w:val="en-US"/>
            </w:rPr>
          </w:rPrChange>
        </w:rPr>
        <w:t>4. No Offer or Solicitation</w:t>
      </w:r>
    </w:p>
    <w:p w:rsidRPr="00724134" w:rsidR="00724134" w:rsidP="45681692" w:rsidRDefault="00724134" w14:paraId="20CF842F" w14:textId="77777777">
      <w:pPr>
        <w:pStyle w:val="Normal"/>
        <w:widowControl w:val="0"/>
        <w:rPr>
          <w:rFonts w:ascii="Aptos Display" w:hAnsi="Aptos Display" w:eastAsia="Aptos Display" w:cs="Aptos Display"/>
          <w:b w:val="1"/>
          <w:bCs w:val="1"/>
          <w:color w:val="0F4761"/>
          <w:lang w:val="en-US"/>
        </w:rPr>
      </w:pPr>
      <w:r w:rsidRPr="45681692" w:rsidR="00724134">
        <w:rPr>
          <w:lang w:val="en-US"/>
          <w:rPrChange w:author="Prerna Mukherjee" w:date="2026-03-03T08:19:53.56Z" w16du:dateUtc="2026-03-03T08:19:53.56Z" w:id="1943835784">
            <w:rPr>
              <w:rFonts w:ascii="Aptos Display" w:hAnsi="Aptos Display" w:eastAsia="Aptos Display" w:cs="Aptos Display"/>
              <w:b w:val="1"/>
              <w:bCs w:val="1"/>
              <w:color w:val="0F4761"/>
              <w:lang w:val="en-US"/>
            </w:rPr>
          </w:rPrChange>
        </w:rPr>
        <w:t>You understand that:</w:t>
      </w:r>
    </w:p>
    <w:p w:rsidRPr="00724134" w:rsidR="00724134" w:rsidP="45681692" w:rsidRDefault="00724134" w14:paraId="540EB6BF" w14:textId="77777777">
      <w:pPr>
        <w:pStyle w:val="Normal"/>
        <w:widowControl w:val="0"/>
        <w:rPr>
          <w:rFonts w:ascii="Aptos Display" w:hAnsi="Aptos Display" w:eastAsia="Aptos Display" w:cs="Aptos Display"/>
          <w:b w:val="1"/>
          <w:bCs w:val="1"/>
          <w:color w:val="0F4761"/>
          <w:lang w:val="en-US"/>
        </w:rPr>
        <w:pPrChange w:author="Prerna Mukherjee" w:date="2026-03-03T08:19:53.562Z">
          <w:pPr>
            <w:pStyle w:val="Heading1"/>
            <w:widowControl w:val="0"/>
            <w:numPr>
              <w:ilvl w:val="0"/>
              <w:numId w:val="12"/>
            </w:numPr>
            <w:spacing w:before="360" w:after="80"/>
          </w:pPr>
        </w:pPrChange>
      </w:pPr>
      <w:r w:rsidRPr="45681692" w:rsidR="00724134">
        <w:rPr>
          <w:lang w:val="en-US"/>
          <w:rPrChange w:author="Prerna Mukherjee" w:date="2026-03-03T08:19:53.561Z" w16du:dateUtc="2026-03-03T08:19:53.561Z" w:id="837607559">
            <w:rPr>
              <w:rFonts w:ascii="Aptos Display" w:hAnsi="Aptos Display" w:eastAsia="Aptos Display" w:cs="Aptos Display"/>
              <w:b w:val="1"/>
              <w:bCs w:val="1"/>
              <w:color w:val="0F4761"/>
              <w:lang w:val="en-US"/>
            </w:rPr>
          </w:rPrChange>
        </w:rPr>
        <w:t>The information contained on this website is for informational purposes only;</w:t>
      </w:r>
    </w:p>
    <w:p w:rsidRPr="00724134" w:rsidR="00724134" w:rsidP="45681692" w:rsidRDefault="00724134" w14:paraId="538595A7" w14:textId="6A00528C">
      <w:pPr>
        <w:pStyle w:val="Normal"/>
        <w:widowControl w:val="0"/>
        <w:rPr>
          <w:rFonts w:ascii="Aptos Display" w:hAnsi="Aptos Display" w:eastAsia="Aptos Display" w:cs="Aptos Display"/>
          <w:b w:val="1"/>
          <w:bCs w:val="1"/>
          <w:color w:val="0F4761"/>
          <w:lang w:val="en-US"/>
        </w:rPr>
        <w:pPrChange w:author="Prerna Mukherjee" w:date="2026-03-03T08:19:53.563Z">
          <w:pPr>
            <w:pStyle w:val="Heading1"/>
            <w:widowControl w:val="0"/>
            <w:numPr>
              <w:ilvl w:val="0"/>
              <w:numId w:val="12"/>
            </w:numPr>
            <w:spacing w:before="360" w:after="80"/>
          </w:pPr>
        </w:pPrChange>
      </w:pPr>
      <w:r w:rsidRPr="45681692" w:rsidR="00724134">
        <w:rPr>
          <w:lang w:val="en-US"/>
          <w:rPrChange w:author="Prerna Mukherjee" w:date="2026-03-03T08:19:53.562Z" w16du:dateUtc="2026-03-03T08:19:53.562Z" w:id="1177601553">
            <w:rPr>
              <w:rFonts w:ascii="Aptos Display" w:hAnsi="Aptos Display" w:eastAsia="Aptos Display" w:cs="Aptos Display"/>
              <w:b w:val="1"/>
              <w:bCs w:val="1"/>
              <w:color w:val="0F4761"/>
              <w:lang w:val="en-US"/>
            </w:rPr>
          </w:rPrChange>
        </w:rPr>
        <w:t xml:space="preserve">It </w:t>
      </w:r>
      <w:r w:rsidRPr="45681692" w:rsidR="00724134">
        <w:rPr>
          <w:lang w:val="en-US"/>
          <w:rPrChange w:author="Prerna Mukherjee" w:date="2026-03-03T08:19:53.562Z" w16du:dateUtc="2026-03-03T08:19:53.562Z" w:id="320584192">
            <w:rPr>
              <w:rFonts w:ascii="Aptos Display" w:hAnsi="Aptos Display" w:eastAsia="Aptos Display" w:cs="Aptos Display"/>
              <w:b w:val="1"/>
              <w:bCs w:val="1"/>
              <w:color w:val="0F4761"/>
              <w:lang w:val="en-US"/>
            </w:rPr>
          </w:rPrChange>
        </w:rPr>
        <w:t>does not constitute</w:t>
      </w:r>
      <w:r w:rsidRPr="45681692" w:rsidR="00724134">
        <w:rPr>
          <w:lang w:val="en-US"/>
          <w:rPrChange w:author="Prerna Mukherjee" w:date="2026-03-03T08:19:53.562Z" w16du:dateUtc="2026-03-03T08:19:53.562Z" w:id="297714310">
            <w:rPr>
              <w:rFonts w:ascii="Aptos Display" w:hAnsi="Aptos Display" w:eastAsia="Aptos Display" w:cs="Aptos Display"/>
              <w:b w:val="1"/>
              <w:bCs w:val="1"/>
              <w:color w:val="0F4761"/>
              <w:lang w:val="en-US"/>
            </w:rPr>
          </w:rPrChange>
        </w:rPr>
        <w:t xml:space="preserve"> an offer, solicitation, or recommendation to invest;</w:t>
      </w:r>
    </w:p>
    <w:p w:rsidRPr="00724134" w:rsidR="00724134" w:rsidP="45681692" w:rsidRDefault="00724134" w14:paraId="46CB0075" w14:textId="7E8580F0">
      <w:pPr>
        <w:pStyle w:val="Normal"/>
        <w:widowControl w:val="0"/>
        <w:rPr>
          <w:rFonts w:ascii="Aptos Display" w:hAnsi="Aptos Display" w:eastAsia="Aptos Display" w:cs="Aptos Display"/>
          <w:b w:val="1"/>
          <w:bCs w:val="1"/>
          <w:color w:val="0F4761"/>
          <w:lang w:val="en-US"/>
        </w:rPr>
        <w:pPrChange w:author="Prerna Mukherjee" w:date="2026-03-03T08:19:53.564Z">
          <w:pPr>
            <w:pStyle w:val="Heading1"/>
            <w:widowControl w:val="0"/>
            <w:numPr>
              <w:ilvl w:val="0"/>
              <w:numId w:val="12"/>
            </w:numPr>
            <w:spacing w:before="360" w:after="80"/>
          </w:pPr>
        </w:pPrChange>
      </w:pPr>
      <w:r w:rsidRPr="45681692" w:rsidR="00724134">
        <w:rPr>
          <w:lang w:val="en-US"/>
          <w:rPrChange w:author="Prerna Mukherjee" w:date="2026-03-03T08:19:53.563Z" w16du:dateUtc="2026-03-03T08:19:53.563Z" w:id="1227169426">
            <w:rPr>
              <w:rFonts w:ascii="Aptos Display" w:hAnsi="Aptos Display" w:eastAsia="Aptos Display" w:cs="Aptos Display"/>
              <w:b w:val="1"/>
              <w:bCs w:val="1"/>
              <w:color w:val="0F4761"/>
              <w:lang w:val="en-US"/>
            </w:rPr>
          </w:rPrChange>
        </w:rPr>
        <w:t xml:space="preserve">Any investment may only be made </w:t>
      </w:r>
      <w:r w:rsidRPr="45681692" w:rsidR="00724134">
        <w:rPr>
          <w:lang w:val="en-US"/>
          <w:rPrChange w:author="Prerna Mukherjee" w:date="2026-03-03T08:19:53.563Z" w16du:dateUtc="2026-03-03T08:19:53.563Z" w:id="23083503">
            <w:rPr>
              <w:rFonts w:ascii="Aptos Display" w:hAnsi="Aptos Display" w:eastAsia="Aptos Display" w:cs="Aptos Display"/>
              <w:b w:val="1"/>
              <w:bCs w:val="1"/>
              <w:color w:val="0F4761"/>
              <w:lang w:val="en-US"/>
            </w:rPr>
          </w:rPrChange>
        </w:rPr>
        <w:t>pursuant to</w:t>
      </w:r>
      <w:r w:rsidRPr="45681692" w:rsidR="00724134">
        <w:rPr>
          <w:lang w:val="en-US"/>
          <w:rPrChange w:author="Prerna Mukherjee" w:date="2026-03-03T08:19:53.563Z" w16du:dateUtc="2026-03-03T08:19:53.563Z" w:id="115985670">
            <w:rPr>
              <w:rFonts w:ascii="Aptos Display" w:hAnsi="Aptos Display" w:eastAsia="Aptos Display" w:cs="Aptos Display"/>
              <w:b w:val="1"/>
              <w:bCs w:val="1"/>
              <w:color w:val="0F4761"/>
              <w:lang w:val="en-US"/>
            </w:rPr>
          </w:rPrChange>
        </w:rPr>
        <w:t xml:space="preserve"> the applicable Private Placement Memorandum and subscription documents;</w:t>
      </w:r>
    </w:p>
    <w:p w:rsidRPr="00724134" w:rsidR="00724134" w:rsidP="45681692" w:rsidRDefault="00724134" w14:paraId="74DD6BB5" w14:textId="77777777">
      <w:pPr>
        <w:pStyle w:val="Normal"/>
        <w:widowControl w:val="0"/>
        <w:rPr>
          <w:rFonts w:ascii="Aptos Display" w:hAnsi="Aptos Display" w:eastAsia="Aptos Display" w:cs="Aptos Display"/>
          <w:b w:val="1"/>
          <w:bCs w:val="1"/>
          <w:color w:val="0F4761"/>
          <w:lang w:val="en-US"/>
        </w:rPr>
        <w:pPrChange w:author="Prerna Mukherjee" w:date="2026-03-03T08:19:53.564Z">
          <w:pPr>
            <w:pStyle w:val="Heading1"/>
            <w:widowControl w:val="0"/>
            <w:numPr>
              <w:ilvl w:val="0"/>
              <w:numId w:val="12"/>
            </w:numPr>
            <w:spacing w:before="360" w:after="80"/>
          </w:pPr>
        </w:pPrChange>
      </w:pPr>
      <w:r w:rsidRPr="45681692" w:rsidR="00724134">
        <w:rPr>
          <w:lang w:val="en-US"/>
          <w:rPrChange w:author="Prerna Mukherjee" w:date="2026-03-03T08:19:53.564Z" w16du:dateUtc="2026-03-03T08:19:53.564Z" w:id="565981325">
            <w:rPr>
              <w:rFonts w:ascii="Aptos Display" w:hAnsi="Aptos Display" w:eastAsia="Aptos Display" w:cs="Aptos Display"/>
              <w:b w:val="1"/>
              <w:bCs w:val="1"/>
              <w:color w:val="0F4761"/>
              <w:lang w:val="en-US"/>
            </w:rPr>
          </w:rPrChange>
        </w:rPr>
        <w:t>Interests in the Fund are offered strictly on a private placement basis.</w:t>
      </w:r>
    </w:p>
    <w:p w:rsidRPr="00724134" w:rsidR="00724134" w:rsidP="45681692" w:rsidRDefault="00724134" w14:paraId="6D79EB79" w14:textId="77777777">
      <w:pPr>
        <w:pStyle w:val="Normal"/>
        <w:widowControl w:val="0"/>
        <w:rPr>
          <w:rFonts w:ascii="Aptos Display" w:hAnsi="Aptos Display" w:eastAsia="Aptos Display" w:cs="Aptos Display"/>
          <w:b w:val="1"/>
          <w:bCs w:val="1"/>
          <w:color w:val="0F4761"/>
          <w:lang w:val="en-US"/>
        </w:rPr>
        <w:pPrChange w:author="Prerna Mukherjee" w:date="2026-03-03T08:19:53.565Z">
          <w:pPr>
            <w:pStyle w:val="Heading1"/>
            <w:widowControl w:val="0"/>
            <w:spacing w:before="360" w:after="80"/>
          </w:pPr>
        </w:pPrChange>
      </w:pPr>
      <w:r w:rsidRPr="45681692" w:rsidR="00724134">
        <w:rPr>
          <w:lang w:val="en-US"/>
          <w:rPrChange w:author="Prerna Mukherjee" w:date="2026-03-03T08:19:53.565Z" w16du:dateUtc="2026-03-03T08:19:53.565Z" w:id="2133030908">
            <w:rPr>
              <w:rFonts w:ascii="Aptos Display" w:hAnsi="Aptos Display" w:eastAsia="Aptos Display" w:cs="Aptos Display"/>
              <w:b w:val="1"/>
              <w:bCs w:val="1"/>
              <w:color w:val="0F4761"/>
              <w:lang w:val="en-US"/>
            </w:rPr>
          </w:rPrChange>
        </w:rPr>
        <w:t>5. Investment Risk Acknowledgement</w:t>
      </w:r>
    </w:p>
    <w:p w:rsidRPr="00724134" w:rsidR="00724134" w:rsidP="45681692" w:rsidRDefault="00724134" w14:paraId="794B705F" w14:textId="77777777">
      <w:pPr>
        <w:pStyle w:val="Normal"/>
        <w:widowControl w:val="0"/>
        <w:rPr>
          <w:rFonts w:ascii="Aptos Display" w:hAnsi="Aptos Display" w:eastAsia="Aptos Display" w:cs="Aptos Display"/>
          <w:b w:val="1"/>
          <w:bCs w:val="1"/>
          <w:color w:val="0F4761"/>
          <w:lang w:val="en-US"/>
        </w:rPr>
        <w:pPrChange w:author="Prerna Mukherjee" w:date="2026-03-03T08:19:53.566Z">
          <w:pPr>
            <w:pStyle w:val="Heading1"/>
            <w:widowControl w:val="0"/>
            <w:spacing w:before="360" w:after="80"/>
          </w:pPr>
        </w:pPrChange>
      </w:pPr>
      <w:r w:rsidRPr="45681692" w:rsidR="00724134">
        <w:rPr>
          <w:lang w:val="en-US"/>
        </w:rPr>
        <w:t>You acknowledge that investment in the Fund involves substantial risk, including the potential loss of the entire invested capital.</w:t>
      </w:r>
    </w:p>
    <w:p w:rsidRPr="00724134" w:rsidR="00724134" w:rsidP="45681692" w:rsidRDefault="00724134" w14:paraId="5E22F09C" w14:textId="77777777">
      <w:pPr>
        <w:pStyle w:val="Normal"/>
        <w:widowControl w:val="0"/>
        <w:rPr>
          <w:rFonts w:ascii="Aptos Display" w:hAnsi="Aptos Display" w:eastAsia="Aptos Display" w:cs="Aptos Display"/>
          <w:b w:val="1"/>
          <w:bCs w:val="1"/>
          <w:color w:val="0F4761"/>
          <w:lang w:val="en-US"/>
        </w:rPr>
        <w:pPrChange w:author="Prerna Mukherjee" w:date="2026-03-03T08:19:53.566Z">
          <w:pPr>
            <w:pStyle w:val="Heading1"/>
            <w:widowControl w:val="0"/>
            <w:spacing w:before="360" w:after="80"/>
          </w:pPr>
        </w:pPrChange>
      </w:pPr>
      <w:r w:rsidRPr="45681692" w:rsidR="00724134">
        <w:rPr>
          <w:lang w:val="en-US"/>
          <w:rPrChange w:author="Prerna Mukherjee" w:date="2026-03-03T08:19:53.566Z" w16du:dateUtc="2026-03-03T08:19:53.566Z" w:id="325040811">
            <w:rPr>
              <w:rFonts w:ascii="Aptos Display" w:hAnsi="Aptos Display" w:eastAsia="Aptos Display" w:cs="Aptos Display"/>
              <w:b w:val="1"/>
              <w:bCs w:val="1"/>
              <w:color w:val="0F4761"/>
              <w:lang w:val="en-US"/>
            </w:rPr>
          </w:rPrChange>
        </w:rPr>
        <w:t>6. Digital Assets Risk Acknowledgement</w:t>
      </w:r>
    </w:p>
    <w:p w:rsidRPr="00724134" w:rsidR="00724134" w:rsidP="45681692" w:rsidRDefault="00724134" w14:paraId="7D757380" w14:textId="68CD489C">
      <w:pPr>
        <w:pStyle w:val="Normal"/>
        <w:widowControl w:val="0"/>
        <w:rPr>
          <w:rFonts w:ascii="Aptos Display" w:hAnsi="Aptos Display" w:eastAsia="Aptos Display" w:cs="Aptos Display"/>
          <w:b w:val="1"/>
          <w:bCs w:val="1"/>
          <w:color w:val="0F4761"/>
          <w:lang w:val="en-US"/>
        </w:rPr>
        <w:pPrChange w:author="Prerna Mukherjee" w:date="2026-03-03T08:19:53.567Z">
          <w:pPr>
            <w:pStyle w:val="Heading1"/>
            <w:widowControl w:val="0"/>
            <w:spacing w:before="360" w:after="80"/>
          </w:pPr>
        </w:pPrChange>
      </w:pPr>
      <w:r w:rsidRPr="45681692" w:rsidR="00724134">
        <w:rPr>
          <w:lang w:val="en-US"/>
          <w:rPrChange w:author="Prerna Mukherjee" w:date="2026-03-03T08:19:53.567Z" w16du:dateUtc="2026-03-03T08:19:53.567Z" w:id="1506022293">
            <w:rPr>
              <w:rFonts w:ascii="Aptos Display" w:hAnsi="Aptos Display" w:eastAsia="Aptos Display" w:cs="Aptos Display"/>
              <w:b w:val="1"/>
              <w:bCs w:val="1"/>
              <w:color w:val="0F4761"/>
              <w:lang w:val="en-US"/>
            </w:rPr>
          </w:rPrChange>
        </w:rPr>
        <w:t xml:space="preserve">You understand that the Fund may invest in digital assets (including cryptocurrencies, tokens, or blockchain-based instruments), which involve </w:t>
      </w:r>
      <w:r w:rsidRPr="45681692" w:rsidR="00724134">
        <w:rPr>
          <w:lang w:val="en-US"/>
          <w:rPrChange w:author="Prerna Mukherjee" w:date="2026-03-03T08:19:53.567Z" w16du:dateUtc="2026-03-03T08:19:53.567Z" w:id="422362417">
            <w:rPr>
              <w:rFonts w:ascii="Aptos Display" w:hAnsi="Aptos Display" w:eastAsia="Aptos Display" w:cs="Aptos Display"/>
              <w:b w:val="1"/>
              <w:bCs w:val="1"/>
              <w:color w:val="0F4761"/>
              <w:lang w:val="en-US"/>
            </w:rPr>
          </w:rPrChange>
        </w:rPr>
        <w:t>additional</w:t>
      </w:r>
      <w:r w:rsidRPr="45681692" w:rsidR="00724134">
        <w:rPr>
          <w:lang w:val="en-US"/>
          <w:rPrChange w:author="Prerna Mukherjee" w:date="2026-03-03T08:19:53.567Z" w16du:dateUtc="2026-03-03T08:19:53.567Z" w:id="892796196">
            <w:rPr>
              <w:rFonts w:ascii="Aptos Display" w:hAnsi="Aptos Display" w:eastAsia="Aptos Display" w:cs="Aptos Display"/>
              <w:b w:val="1"/>
              <w:bCs w:val="1"/>
              <w:color w:val="0F4761"/>
              <w:lang w:val="en-US"/>
            </w:rPr>
          </w:rPrChange>
        </w:rPr>
        <w:t xml:space="preserve"> risks including but not limited to:</w:t>
      </w:r>
    </w:p>
    <w:p w:rsidRPr="00724134" w:rsidR="00724134" w:rsidP="45681692" w:rsidRDefault="00724134" w14:paraId="1DDCE5BF" w14:textId="77777777">
      <w:pPr>
        <w:pStyle w:val="Normal"/>
        <w:widowControl w:val="0"/>
        <w:rPr>
          <w:rFonts w:ascii="Aptos Display" w:hAnsi="Aptos Display" w:eastAsia="Aptos Display" w:cs="Aptos Display"/>
          <w:b w:val="1"/>
          <w:bCs w:val="1"/>
          <w:color w:val="0F4761"/>
          <w:lang w:val="en-US"/>
        </w:rPr>
        <w:pPrChange w:author="Prerna Mukherjee" w:date="2026-03-03T08:19:53.568Z">
          <w:pPr>
            <w:pStyle w:val="Heading1"/>
            <w:widowControl w:val="0"/>
            <w:numPr>
              <w:ilvl w:val="0"/>
              <w:numId w:val="13"/>
            </w:numPr>
            <w:spacing w:before="360" w:after="80"/>
          </w:pPr>
        </w:pPrChange>
      </w:pPr>
      <w:r w:rsidRPr="45681692" w:rsidR="00724134">
        <w:rPr>
          <w:lang w:val="en-US"/>
          <w:rPrChange w:author="Prerna Mukherjee" w:date="2026-03-03T08:19:53.567Z" w16du:dateUtc="2026-03-03T08:19:53.567Z" w:id="1021390916">
            <w:rPr>
              <w:rFonts w:ascii="Aptos Display" w:hAnsi="Aptos Display" w:eastAsia="Aptos Display" w:cs="Aptos Display"/>
              <w:b w:val="1"/>
              <w:bCs w:val="1"/>
              <w:color w:val="0F4761"/>
              <w:lang w:val="en-US"/>
            </w:rPr>
          </w:rPrChange>
        </w:rPr>
        <w:t>Extreme price volatility;</w:t>
      </w:r>
    </w:p>
    <w:p w:rsidRPr="00724134" w:rsidR="00724134" w:rsidP="45681692" w:rsidRDefault="00724134" w14:paraId="3E6687C2" w14:textId="77777777">
      <w:pPr>
        <w:pStyle w:val="Normal"/>
        <w:widowControl w:val="0"/>
        <w:rPr>
          <w:rFonts w:ascii="Aptos Display" w:hAnsi="Aptos Display" w:eastAsia="Aptos Display" w:cs="Aptos Display"/>
          <w:b w:val="1"/>
          <w:bCs w:val="1"/>
          <w:color w:val="0F4761"/>
          <w:lang w:val="en-US"/>
        </w:rPr>
        <w:pPrChange w:author="Prerna Mukherjee" w:date="2026-03-03T08:19:53.569Z">
          <w:pPr>
            <w:pStyle w:val="Heading1"/>
            <w:widowControl w:val="0"/>
            <w:numPr>
              <w:ilvl w:val="0"/>
              <w:numId w:val="13"/>
            </w:numPr>
            <w:spacing w:before="360" w:after="80"/>
          </w:pPr>
        </w:pPrChange>
      </w:pPr>
      <w:r w:rsidRPr="45681692" w:rsidR="00724134">
        <w:rPr>
          <w:lang w:val="en-US"/>
          <w:rPrChange w:author="Prerna Mukherjee" w:date="2026-03-03T08:19:53.568Z" w16du:dateUtc="2026-03-03T08:19:53.568Z" w:id="1895731165">
            <w:rPr>
              <w:rFonts w:ascii="Aptos Display" w:hAnsi="Aptos Display" w:eastAsia="Aptos Display" w:cs="Aptos Display"/>
              <w:b w:val="1"/>
              <w:bCs w:val="1"/>
              <w:color w:val="0F4761"/>
              <w:lang w:val="en-US"/>
            </w:rPr>
          </w:rPrChange>
        </w:rPr>
        <w:t>Regulatory uncertainty and changes in law;</w:t>
      </w:r>
    </w:p>
    <w:p w:rsidRPr="00724134" w:rsidR="00724134" w:rsidP="45681692" w:rsidRDefault="00724134" w14:paraId="7E73003B" w14:textId="77777777">
      <w:pPr>
        <w:pStyle w:val="Normal"/>
        <w:widowControl w:val="0"/>
        <w:rPr>
          <w:rFonts w:ascii="Aptos Display" w:hAnsi="Aptos Display" w:eastAsia="Aptos Display" w:cs="Aptos Display"/>
          <w:b w:val="1"/>
          <w:bCs w:val="1"/>
          <w:color w:val="0F4761"/>
          <w:lang w:val="en-US"/>
        </w:rPr>
        <w:pPrChange w:author="Prerna Mukherjee" w:date="2026-03-03T08:19:53.57Z">
          <w:pPr>
            <w:pStyle w:val="Heading1"/>
            <w:widowControl w:val="0"/>
            <w:numPr>
              <w:ilvl w:val="0"/>
              <w:numId w:val="13"/>
            </w:numPr>
            <w:spacing w:before="360" w:after="80"/>
          </w:pPr>
        </w:pPrChange>
      </w:pPr>
      <w:r w:rsidRPr="45681692" w:rsidR="00724134">
        <w:rPr>
          <w:lang w:val="en-US"/>
          <w:rPrChange w:author="Prerna Mukherjee" w:date="2026-03-03T08:19:53.569Z" w16du:dateUtc="2026-03-03T08:19:53.569Z" w:id="2084123660">
            <w:rPr>
              <w:rFonts w:ascii="Aptos Display" w:hAnsi="Aptos Display" w:eastAsia="Aptos Display" w:cs="Aptos Display"/>
              <w:b w:val="1"/>
              <w:bCs w:val="1"/>
              <w:color w:val="0F4761"/>
              <w:lang w:val="en-US"/>
            </w:rPr>
          </w:rPrChange>
        </w:rPr>
        <w:t>Cybersecurity and hacking risks;</w:t>
      </w:r>
    </w:p>
    <w:p w:rsidRPr="00724134" w:rsidR="00724134" w:rsidP="45681692" w:rsidRDefault="00724134" w14:paraId="1CDCC0B6" w14:textId="77777777">
      <w:pPr>
        <w:pStyle w:val="Normal"/>
        <w:widowControl w:val="0"/>
        <w:rPr>
          <w:rFonts w:ascii="Aptos Display" w:hAnsi="Aptos Display" w:eastAsia="Aptos Display" w:cs="Aptos Display"/>
          <w:b w:val="1"/>
          <w:bCs w:val="1"/>
          <w:color w:val="0F4761"/>
          <w:lang w:val="en-US"/>
        </w:rPr>
        <w:pPrChange w:author="Prerna Mukherjee" w:date="2026-03-03T08:19:53.57Z">
          <w:pPr>
            <w:pStyle w:val="Heading1"/>
            <w:widowControl w:val="0"/>
            <w:numPr>
              <w:ilvl w:val="0"/>
              <w:numId w:val="13"/>
            </w:numPr>
            <w:spacing w:before="360" w:after="80"/>
          </w:pPr>
        </w:pPrChange>
      </w:pPr>
      <w:r w:rsidRPr="45681692" w:rsidR="00724134">
        <w:rPr>
          <w:lang w:val="en-US"/>
          <w:rPrChange w:author="Prerna Mukherjee" w:date="2026-03-03T08:19:53.57Z" w16du:dateUtc="2026-03-03T08:19:53.57Z" w:id="1766908533">
            <w:rPr>
              <w:rFonts w:ascii="Aptos Display" w:hAnsi="Aptos Display" w:eastAsia="Aptos Display" w:cs="Aptos Display"/>
              <w:b w:val="1"/>
              <w:bCs w:val="1"/>
              <w:color w:val="0F4761"/>
              <w:lang w:val="en-US"/>
            </w:rPr>
          </w:rPrChange>
        </w:rPr>
        <w:t>Custody and private key risks;</w:t>
      </w:r>
    </w:p>
    <w:p w:rsidRPr="00724134" w:rsidR="00724134" w:rsidP="45681692" w:rsidRDefault="00724134" w14:paraId="5BD9C189" w14:textId="77777777">
      <w:pPr>
        <w:pStyle w:val="Normal"/>
        <w:widowControl w:val="0"/>
        <w:rPr>
          <w:rFonts w:ascii="Aptos Display" w:hAnsi="Aptos Display" w:eastAsia="Aptos Display" w:cs="Aptos Display"/>
          <w:b w:val="1"/>
          <w:bCs w:val="1"/>
          <w:color w:val="0F4761"/>
          <w:lang w:val="en-US"/>
        </w:rPr>
        <w:pPrChange w:author="Prerna Mukherjee" w:date="2026-03-03T08:19:53.572Z">
          <w:pPr>
            <w:pStyle w:val="Heading1"/>
            <w:widowControl w:val="0"/>
            <w:numPr>
              <w:ilvl w:val="0"/>
              <w:numId w:val="13"/>
            </w:numPr>
            <w:spacing w:before="360" w:after="80"/>
          </w:pPr>
        </w:pPrChange>
      </w:pPr>
      <w:r w:rsidRPr="45681692" w:rsidR="00724134">
        <w:rPr>
          <w:lang w:val="en-US"/>
          <w:rPrChange w:author="Prerna Mukherjee" w:date="2026-03-03T08:19:53.571Z" w16du:dateUtc="2026-03-03T08:19:53.571Z" w:id="1353756427">
            <w:rPr>
              <w:rFonts w:ascii="Aptos Display" w:hAnsi="Aptos Display" w:eastAsia="Aptos Display" w:cs="Aptos Display"/>
              <w:b w:val="1"/>
              <w:bCs w:val="1"/>
              <w:color w:val="0F4761"/>
              <w:lang w:val="en-US"/>
            </w:rPr>
          </w:rPrChange>
        </w:rPr>
        <w:t>Technological failure, forks, or protocol changes;</w:t>
      </w:r>
    </w:p>
    <w:p w:rsidRPr="00724134" w:rsidR="00724134" w:rsidP="45681692" w:rsidRDefault="00724134" w14:paraId="4BE2802F" w14:textId="71CF66BD">
      <w:pPr>
        <w:pStyle w:val="Normal"/>
        <w:widowControl w:val="0"/>
        <w:rPr>
          <w:rFonts w:ascii="Aptos Display" w:hAnsi="Aptos Display" w:eastAsia="Aptos Display" w:cs="Aptos Display"/>
          <w:b w:val="1"/>
          <w:bCs w:val="1"/>
          <w:color w:val="0F4761"/>
          <w:lang w:val="en-US"/>
        </w:rPr>
        <w:pPrChange w:author="Prerna Mukherjee" w:date="2026-03-03T08:19:53.573Z">
          <w:pPr>
            <w:pStyle w:val="Heading1"/>
            <w:widowControl w:val="0"/>
            <w:numPr>
              <w:ilvl w:val="0"/>
              <w:numId w:val="13"/>
            </w:numPr>
            <w:spacing w:before="360" w:after="80"/>
          </w:pPr>
        </w:pPrChange>
      </w:pPr>
      <w:r w:rsidRPr="45681692" w:rsidR="00724134">
        <w:rPr>
          <w:lang w:val="en-US"/>
          <w:rPrChange w:author="Prerna Mukherjee" w:date="2026-03-03T08:19:53.572Z" w16du:dateUtc="2026-03-03T08:19:53.572Z" w:id="892602242">
            <w:rPr>
              <w:rFonts w:ascii="Aptos Display" w:hAnsi="Aptos Display" w:eastAsia="Aptos Display" w:cs="Aptos Display"/>
              <w:b w:val="1"/>
              <w:bCs w:val="1"/>
              <w:color w:val="0F4761"/>
              <w:lang w:val="en-US"/>
            </w:rPr>
          </w:rPrChange>
        </w:rPr>
        <w:t xml:space="preserve">Liquidity constraints and </w:t>
      </w:r>
      <w:r w:rsidRPr="45681692" w:rsidR="00724134">
        <w:rPr>
          <w:lang w:val="en-US"/>
          <w:rPrChange w:author="Prerna Mukherjee" w:date="2026-03-03T08:19:53.572Z" w16du:dateUtc="2026-03-03T08:19:53.572Z" w:id="11814655">
            <w:rPr>
              <w:rFonts w:ascii="Aptos Display" w:hAnsi="Aptos Display" w:eastAsia="Aptos Display" w:cs="Aptos Display"/>
              <w:b w:val="1"/>
              <w:bCs w:val="1"/>
              <w:color w:val="0F4761"/>
              <w:lang w:val="en-US"/>
            </w:rPr>
          </w:rPrChange>
        </w:rPr>
        <w:t>valuation</w:t>
      </w:r>
      <w:r w:rsidRPr="45681692" w:rsidR="00724134">
        <w:rPr>
          <w:lang w:val="en-US"/>
          <w:rPrChange w:author="Prerna Mukherjee" w:date="2026-03-03T08:19:53.572Z" w16du:dateUtc="2026-03-03T08:19:53.572Z" w:id="211048805">
            <w:rPr>
              <w:rFonts w:ascii="Aptos Display" w:hAnsi="Aptos Display" w:eastAsia="Aptos Display" w:cs="Aptos Display"/>
              <w:b w:val="1"/>
              <w:bCs w:val="1"/>
              <w:color w:val="0F4761"/>
              <w:lang w:val="en-US"/>
            </w:rPr>
          </w:rPrChange>
        </w:rPr>
        <w:t xml:space="preserve"> uncertainty.</w:t>
      </w:r>
    </w:p>
    <w:p w:rsidRPr="00724134" w:rsidR="00724134" w:rsidP="45681692" w:rsidRDefault="00724134" w14:paraId="4B5C55A1" w14:textId="77777777">
      <w:pPr>
        <w:pStyle w:val="Normal"/>
        <w:widowControl w:val="0"/>
        <w:rPr>
          <w:rFonts w:ascii="Aptos Display" w:hAnsi="Aptos Display" w:eastAsia="Aptos Display" w:cs="Aptos Display"/>
          <w:b w:val="1"/>
          <w:bCs w:val="1"/>
          <w:color w:val="0F4761"/>
          <w:lang w:val="en-US"/>
        </w:rPr>
        <w:pPrChange w:author="Prerna Mukherjee" w:date="2026-03-03T08:19:53.573Z">
          <w:pPr>
            <w:pStyle w:val="Heading1"/>
            <w:widowControl w:val="0"/>
            <w:spacing w:before="360" w:after="80"/>
          </w:pPr>
        </w:pPrChange>
      </w:pPr>
      <w:r w:rsidRPr="45681692" w:rsidR="00724134">
        <w:rPr>
          <w:lang w:val="en-US"/>
          <w:rPrChange w:author="Prerna Mukherjee" w:date="2026-03-03T08:19:53.573Z" w16du:dateUtc="2026-03-03T08:19:53.573Z" w:id="243657122">
            <w:rPr>
              <w:rFonts w:ascii="Aptos Display" w:hAnsi="Aptos Display" w:eastAsia="Aptos Display" w:cs="Aptos Display"/>
              <w:b w:val="1"/>
              <w:bCs w:val="1"/>
              <w:color w:val="0F4761"/>
              <w:lang w:val="en-US"/>
            </w:rPr>
          </w:rPrChange>
        </w:rPr>
        <w:t>7. No Advice</w:t>
      </w:r>
    </w:p>
    <w:p w:rsidRPr="00724134" w:rsidR="00724134" w:rsidP="45681692" w:rsidRDefault="00724134" w14:paraId="304DD110" w14:textId="3CDFFB61">
      <w:pPr>
        <w:pStyle w:val="Normal"/>
        <w:widowControl w:val="0"/>
        <w:rPr>
          <w:rFonts w:ascii="Aptos Display" w:hAnsi="Aptos Display" w:eastAsia="Aptos Display" w:cs="Aptos Display"/>
          <w:b w:val="1"/>
          <w:bCs w:val="1"/>
          <w:color w:val="0F4761"/>
          <w:lang w:val="en-US"/>
        </w:rPr>
        <w:pPrChange w:author="Prerna Mukherjee" w:date="2026-03-03T08:19:53.574Z">
          <w:pPr>
            <w:pStyle w:val="Heading1"/>
            <w:widowControl w:val="0"/>
            <w:spacing w:before="360" w:after="80"/>
          </w:pPr>
        </w:pPrChange>
      </w:pPr>
      <w:r w:rsidRPr="45681692" w:rsidR="00724134">
        <w:rPr>
          <w:lang w:val="en-US"/>
          <w:rPrChange w:author="Prerna Mukherjee" w:date="2026-03-03T08:19:53.574Z" w16du:dateUtc="2026-03-03T08:19:53.574Z" w:id="501865619">
            <w:rPr>
              <w:rFonts w:ascii="Aptos Display" w:hAnsi="Aptos Display" w:eastAsia="Aptos Display" w:cs="Aptos Display"/>
              <w:b w:val="1"/>
              <w:bCs w:val="1"/>
              <w:color w:val="0F4761"/>
              <w:lang w:val="en-US"/>
            </w:rPr>
          </w:rPrChange>
        </w:rPr>
        <w:t xml:space="preserve">You acknowledge that nothing on this website </w:t>
      </w:r>
      <w:r w:rsidRPr="45681692" w:rsidR="00724134">
        <w:rPr>
          <w:lang w:val="en-US"/>
          <w:rPrChange w:author="Prerna Mukherjee" w:date="2026-03-03T08:19:53.574Z" w16du:dateUtc="2026-03-03T08:19:53.574Z" w:id="1348054233">
            <w:rPr>
              <w:rFonts w:ascii="Aptos Display" w:hAnsi="Aptos Display" w:eastAsia="Aptos Display" w:cs="Aptos Display"/>
              <w:b w:val="1"/>
              <w:bCs w:val="1"/>
              <w:color w:val="0F4761"/>
              <w:lang w:val="en-US"/>
            </w:rPr>
          </w:rPrChange>
        </w:rPr>
        <w:t>constitutes</w:t>
      </w:r>
      <w:r w:rsidRPr="45681692" w:rsidR="00724134">
        <w:rPr>
          <w:lang w:val="en-US"/>
          <w:rPrChange w:author="Prerna Mukherjee" w:date="2026-03-03T08:19:53.574Z" w16du:dateUtc="2026-03-03T08:19:53.574Z" w:id="661055584">
            <w:rPr>
              <w:rFonts w:ascii="Aptos Display" w:hAnsi="Aptos Display" w:eastAsia="Aptos Display" w:cs="Aptos Display"/>
              <w:b w:val="1"/>
              <w:bCs w:val="1"/>
              <w:color w:val="0F4761"/>
              <w:lang w:val="en-US"/>
            </w:rPr>
          </w:rPrChange>
        </w:rPr>
        <w:t xml:space="preserve"> legal, tax, regulatory, financial, or investment advice, and you agree to consult your own professional advisers before making any investment decision.</w:t>
      </w:r>
    </w:p>
    <w:p w:rsidRPr="00724134" w:rsidR="00724134" w:rsidP="45681692" w:rsidRDefault="00724134" w14:paraId="345A28E8" w14:textId="77777777">
      <w:pPr>
        <w:pStyle w:val="Normal"/>
        <w:widowControl w:val="0"/>
        <w:rPr>
          <w:rFonts w:ascii="Aptos Display" w:hAnsi="Aptos Display" w:eastAsia="Aptos Display" w:cs="Aptos Display"/>
          <w:b w:val="1"/>
          <w:bCs w:val="1"/>
          <w:color w:val="0F4761"/>
          <w:lang w:val="en-US"/>
        </w:rPr>
        <w:pPrChange w:author="Prerna Mukherjee" w:date="2026-03-03T08:19:53.575Z">
          <w:pPr>
            <w:pStyle w:val="Heading1"/>
            <w:widowControl w:val="0"/>
            <w:spacing w:before="360" w:after="80"/>
          </w:pPr>
        </w:pPrChange>
      </w:pPr>
      <w:r w:rsidRPr="45681692" w:rsidR="00724134">
        <w:rPr>
          <w:lang w:val="en-US"/>
          <w:rPrChange w:author="Prerna Mukherjee" w:date="2026-03-03T08:19:53.574Z" w16du:dateUtc="2026-03-03T08:19:53.574Z" w:id="1230511513">
            <w:rPr>
              <w:rFonts w:ascii="Aptos Display" w:hAnsi="Aptos Display" w:eastAsia="Aptos Display" w:cs="Aptos Display"/>
              <w:b w:val="1"/>
              <w:bCs w:val="1"/>
              <w:color w:val="0F4761"/>
              <w:lang w:val="en-US"/>
            </w:rPr>
          </w:rPrChange>
        </w:rPr>
        <w:t>8. Acceptance of Terms</w:t>
      </w:r>
    </w:p>
    <w:p w:rsidRPr="00724134" w:rsidR="00724134" w:rsidP="45681692" w:rsidRDefault="00724134" w14:paraId="01E01ACF" w14:textId="77777777">
      <w:pPr>
        <w:pStyle w:val="Normal"/>
        <w:widowControl w:val="0"/>
        <w:rPr>
          <w:rFonts w:ascii="Aptos Display" w:hAnsi="Aptos Display" w:eastAsia="Aptos Display" w:cs="Aptos Display"/>
          <w:b w:val="1"/>
          <w:bCs w:val="1"/>
          <w:color w:val="0F4761"/>
          <w:lang w:val="en-US"/>
        </w:rPr>
        <w:pPrChange w:author="Prerna Mukherjee" w:date="2026-03-03T08:19:53.575Z">
          <w:pPr>
            <w:pStyle w:val="Heading1"/>
            <w:widowControl w:val="0"/>
            <w:spacing w:before="360" w:after="80"/>
          </w:pPr>
        </w:pPrChange>
      </w:pPr>
      <w:r w:rsidRPr="45681692" w:rsidR="00724134">
        <w:rPr>
          <w:lang w:val="en-US"/>
          <w:rPrChange w:author="Prerna Mukherjee" w:date="2026-03-03T08:19:53.575Z" w16du:dateUtc="2026-03-03T08:19:53.575Z" w:id="937636318">
            <w:rPr>
              <w:rFonts w:ascii="Aptos Display" w:hAnsi="Aptos Display" w:eastAsia="Aptos Display" w:cs="Aptos Display"/>
              <w:b w:val="1"/>
              <w:bCs w:val="1"/>
              <w:color w:val="0F4761"/>
              <w:lang w:val="en-US"/>
            </w:rPr>
          </w:rPrChange>
        </w:rPr>
        <w:t>You agree to be bound by the website’s Disclaimer, Terms &amp; Conditions, and Privacy Policy, and confirm that you have read and understood them.</w:t>
      </w:r>
    </w:p>
    <w:p w:rsidRPr="00724134" w:rsidR="00724134" w:rsidP="45681692" w:rsidRDefault="00724134" w14:paraId="3720AFA7" w14:textId="77777777">
      <w:pPr>
        <w:pStyle w:val="Normal"/>
        <w:widowControl w:val="0"/>
        <w:rPr>
          <w:rFonts w:ascii="Aptos Display" w:hAnsi="Aptos Display" w:eastAsia="Aptos Display" w:cs="Aptos Display"/>
          <w:b w:val="1"/>
          <w:bCs w:val="1"/>
          <w:color w:val="0F4761"/>
          <w:lang w:val="en-US"/>
        </w:rPr>
        <w:pPrChange w:author="Prerna Mukherjee" w:date="2026-03-03T08:19:53.576Z">
          <w:pPr>
            <w:pStyle w:val="Heading1"/>
            <w:widowControl w:val="0"/>
            <w:spacing w:before="360" w:after="80"/>
          </w:pPr>
        </w:pPrChange>
      </w:pPr>
      <w:r w:rsidRPr="45681692" w:rsidR="00724134">
        <w:rPr>
          <w:lang w:val="en-US"/>
          <w:rPrChange w:author="Prerna Mukherjee" w:date="2026-03-03T08:19:53.575Z" w16du:dateUtc="2026-03-03T08:19:53.575Z" w:id="1062301073">
            <w:rPr>
              <w:rFonts w:ascii="Aptos Display" w:hAnsi="Aptos Display" w:eastAsia="Aptos Display" w:cs="Aptos Display"/>
              <w:b w:val="1"/>
              <w:bCs w:val="1"/>
              <w:color w:val="0F4761"/>
              <w:lang w:val="en-US"/>
            </w:rPr>
          </w:rPrChange>
        </w:rPr>
        <w:t>☐ I confirm that I have read, understood, and agree to the above representations and acknowledgements.</w:t>
      </w:r>
    </w:p>
    <w:p w:rsidRPr="00724134" w:rsidR="00724134" w:rsidP="45681692" w:rsidRDefault="00724134" w14:paraId="5E70740D" w14:textId="5D24E574">
      <w:pPr>
        <w:pStyle w:val="Normal"/>
        <w:widowControl w:val="0"/>
        <w:rPr>
          <w:lang w:val="en-US"/>
          <w:rPrChange w:author="Abhinav Vellanki @ DCAS" w:date="2026-03-02T08:54:00Z" w:id="1537346681">
            <w:rPr>
              <w:rFonts w:ascii="Aptos Display" w:hAnsi="Aptos Display" w:eastAsia="Aptos Display" w:cs="Aptos Display"/>
              <w:b w:val="1"/>
              <w:bCs w:val="1"/>
              <w:color w:val="0F4761"/>
              <w:lang w:val="en-US"/>
            </w:rPr>
          </w:rPrChange>
        </w:rPr>
        <w:pPrChange w:author="Prerna Mukherjee" w:date="2026-03-03T08:19:53.577Z">
          <w:pPr>
            <w:pStyle w:val="Heading1"/>
            <w:widowControl w:val="0"/>
            <w:spacing w:before="360" w:after="80"/>
          </w:pPr>
        </w:pPrChange>
      </w:pPr>
      <w:r w:rsidR="5082B220">
        <w:rPr/>
        <w:t xml:space="preserve">[Agree &amp; </w:t>
      </w:r>
      <w:r w:rsidR="5082B220">
        <w:rPr/>
        <w:t>Proceed</w:t>
      </w:r>
      <w:r w:rsidR="5082B220">
        <w:rPr/>
        <w:t>]</w:t>
      </w:r>
      <w:r>
        <w:br/>
      </w:r>
      <w:r w:rsidRPr="45681692" w:rsidR="00724134">
        <w:rPr>
          <w:lang w:val="en-US"/>
          <w:rPrChange w:author="Prerna Mukherjee" w:date="2026-03-03T08:19:53.576Z" w16du:dateUtc="2026-03-03T08:19:53.576Z" w:id="752785235">
            <w:rPr>
              <w:rFonts w:ascii="Aptos Display" w:hAnsi="Aptos Display" w:eastAsia="Aptos Display" w:cs="Aptos Display"/>
              <w:b w:val="1"/>
              <w:bCs w:val="1"/>
              <w:color w:val="0F4761"/>
              <w:lang w:val="en-US"/>
            </w:rPr>
          </w:rPrChange>
        </w:rPr>
        <w:t xml:space="preserve">[ </w:t>
      </w:r>
      <w:r w:rsidRPr="45681692" w:rsidR="5D637775">
        <w:rPr>
          <w:lang w:val="en-US"/>
        </w:rPr>
        <w:t>Decline &amp; Exit]</w:t>
      </w:r>
    </w:p>
    <w:p w:rsidR="000C4FA0" w:rsidP="29842CFB" w:rsidRDefault="43AC2257" w14:paraId="2263C4A3" w14:textId="2093BAC2">
      <w:pPr>
        <w:pStyle w:val="Heading1"/>
        <w:widowControl w:val="0"/>
        <w:spacing w:before="360" w:after="80"/>
        <w:rPr>
          <w:rFonts w:ascii="Aptos Display" w:hAnsi="Aptos Display" w:eastAsia="Aptos Display" w:cs="Aptos Display"/>
          <w:color w:val="0F4761"/>
        </w:rPr>
      </w:pPr>
      <w:r w:rsidRPr="29842CFB">
        <w:rPr>
          <w:rFonts w:ascii="Aptos Display" w:hAnsi="Aptos Display" w:eastAsia="Aptos Display" w:cs="Aptos Display"/>
          <w:b/>
          <w:bCs/>
          <w:color w:val="0F4761"/>
          <w:lang w:val="en-US"/>
        </w:rPr>
        <w:t xml:space="preserve">Page 1 – Home </w:t>
      </w:r>
    </w:p>
    <w:p w:rsidR="000C4FA0" w:rsidP="29842CFB" w:rsidRDefault="43AC2257" w14:paraId="7BDFA0F8" w14:textId="100F43BB">
      <w:pPr>
        <w:pStyle w:val="Heading3"/>
        <w:widowControl w:val="0"/>
        <w:spacing w:before="281" w:after="281"/>
        <w:rPr>
          <w:rFonts w:ascii="Aptos" w:hAnsi="Aptos" w:eastAsia="Aptos" w:cs="Aptos"/>
          <w:color w:val="0F4761"/>
        </w:rPr>
      </w:pPr>
      <w:r w:rsidRPr="29842CFB">
        <w:rPr>
          <w:rFonts w:ascii="Aptos" w:hAnsi="Aptos" w:eastAsia="Aptos" w:cs="Aptos"/>
          <w:b/>
          <w:bCs/>
          <w:color w:val="0F4761"/>
          <w:lang w:val="en-US"/>
        </w:rPr>
        <w:t>Hero Section</w:t>
      </w:r>
    </w:p>
    <w:p w:rsidR="000C4FA0" w:rsidP="29842CFB" w:rsidRDefault="43AC2257" w14:paraId="1D5CE05A" w14:textId="1B6821FD">
      <w:pPr>
        <w:widowControl w:val="0"/>
        <w:spacing w:before="240" w:after="240"/>
        <w:rPr>
          <w:rFonts w:ascii="Aptos" w:hAnsi="Aptos" w:eastAsia="Aptos" w:cs="Aptos"/>
          <w:color w:val="000000" w:themeColor="text1"/>
          <w:sz w:val="24"/>
          <w:szCs w:val="24"/>
        </w:rPr>
      </w:pPr>
      <w:commentRangeStart w:id="72"/>
      <w:r w:rsidRPr="29842CFB">
        <w:rPr>
          <w:rFonts w:ascii="Aptos" w:hAnsi="Aptos" w:eastAsia="Aptos" w:cs="Aptos"/>
          <w:b/>
          <w:bCs/>
          <w:color w:val="000000" w:themeColor="text1"/>
          <w:sz w:val="24"/>
          <w:szCs w:val="24"/>
          <w:lang w:val="en-US"/>
        </w:rPr>
        <w:t>Clarity in a Noisy Bitcoin World</w:t>
      </w:r>
    </w:p>
    <w:p w:rsidR="000C4FA0" w:rsidP="29842CFB" w:rsidRDefault="43AC2257" w14:paraId="546B65C4" w14:textId="317BFC1F">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You want to access Bitcoin with confidence.</w:t>
      </w:r>
      <w:r w:rsidR="000C4FA0">
        <w:br/>
      </w:r>
      <w:r w:rsidRPr="29842CFB">
        <w:rPr>
          <w:rFonts w:ascii="Aptos" w:hAnsi="Aptos" w:eastAsia="Aptos" w:cs="Aptos"/>
          <w:color w:val="000000" w:themeColor="text1"/>
          <w:sz w:val="24"/>
          <w:szCs w:val="24"/>
          <w:lang w:val="en-US"/>
        </w:rPr>
        <w:t>Merkle Value gives Indian investors a disciplined, regulated, long-term pathway to do exactly that.</w:t>
      </w:r>
      <w:commentRangeEnd w:id="72"/>
      <w:r w:rsidR="000C4FA0">
        <w:rPr>
          <w:rStyle w:val="CommentReference"/>
          <w:rFonts w:ascii="Aptos" w:hAnsi="Aptos" w:eastAsia="Aptos" w:cs="Aptos"/>
          <w:color w:val="000000" w:themeColor="text1"/>
          <w:sz w:val="24"/>
          <w:szCs w:val="24"/>
        </w:rPr>
        <w:commentReference w:id="72"/>
      </w:r>
    </w:p>
    <w:p w:rsidR="000C4FA0" w:rsidP="29842CFB" w:rsidRDefault="43AC2257" w14:paraId="2B0F14C6" w14:textId="2208404F">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While the world debates Bitcoin, serious investors quietly prepare for the next era of global wealth. Merkle Value helps you understand the opportunity and invest the right way, with structure, transparency, and compliance built into every step.</w:t>
      </w:r>
    </w:p>
    <w:p w:rsidR="000C4FA0" w:rsidP="29842CFB" w:rsidRDefault="43AC2257" w14:paraId="6DF68DD1" w14:textId="15B20979">
      <w:pPr>
        <w:widowControl w:val="0"/>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CTA:</w:t>
      </w:r>
      <w:r w:rsidRPr="29842CFB">
        <w:rPr>
          <w:rFonts w:ascii="Aptos" w:hAnsi="Aptos" w:eastAsia="Aptos" w:cs="Aptos"/>
          <w:color w:val="000000" w:themeColor="text1"/>
          <w:sz w:val="24"/>
          <w:szCs w:val="24"/>
          <w:lang w:val="en-US"/>
        </w:rPr>
        <w:t xml:space="preserve"> </w:t>
      </w:r>
      <w:r w:rsidRPr="29842CFB">
        <w:rPr>
          <w:rFonts w:ascii="Aptos" w:hAnsi="Aptos" w:eastAsia="Aptos" w:cs="Aptos"/>
          <w:i/>
          <w:iCs/>
          <w:color w:val="000000" w:themeColor="text1"/>
          <w:sz w:val="24"/>
          <w:szCs w:val="24"/>
          <w:lang w:val="en-US"/>
        </w:rPr>
        <w:t>See How It Works</w:t>
      </w:r>
      <w:r w:rsidRPr="29842CFB">
        <w:rPr>
          <w:rFonts w:ascii="Aptos" w:hAnsi="Aptos" w:eastAsia="Aptos" w:cs="Aptos"/>
          <w:color w:val="000000" w:themeColor="text1"/>
          <w:sz w:val="24"/>
          <w:szCs w:val="24"/>
          <w:lang w:val="en-US"/>
        </w:rPr>
        <w:t xml:space="preserve"> | </w:t>
      </w:r>
      <w:r w:rsidRPr="29842CFB">
        <w:rPr>
          <w:rFonts w:ascii="Aptos" w:hAnsi="Aptos" w:eastAsia="Aptos" w:cs="Aptos"/>
          <w:i/>
          <w:iCs/>
          <w:color w:val="000000" w:themeColor="text1"/>
          <w:sz w:val="24"/>
          <w:szCs w:val="24"/>
          <w:lang w:val="en-US"/>
        </w:rPr>
        <w:t>Understand the Opportunity</w:t>
      </w:r>
    </w:p>
    <w:p w:rsidR="000C4FA0" w:rsidP="29842CFB" w:rsidRDefault="000C4FA0" w14:paraId="4540D377" w14:textId="40AB381E">
      <w:pPr>
        <w:widowControl w:val="0"/>
        <w:spacing w:before="280" w:after="280"/>
        <w:rPr>
          <w:rFonts w:ascii="Aptos" w:hAnsi="Aptos" w:eastAsia="Aptos" w:cs="Aptos"/>
          <w:color w:val="000000" w:themeColor="text1"/>
          <w:sz w:val="24"/>
          <w:szCs w:val="24"/>
        </w:rPr>
      </w:pPr>
    </w:p>
    <w:p w:rsidR="000C4FA0" w:rsidP="29842CFB" w:rsidRDefault="43AC2257" w14:paraId="17429FA3" w14:textId="291933B1">
      <w:pPr>
        <w:pStyle w:val="Heading3"/>
        <w:widowControl w:val="0"/>
        <w:spacing w:before="281" w:after="281"/>
        <w:rPr>
          <w:rFonts w:ascii="Aptos" w:hAnsi="Aptos" w:eastAsia="Aptos" w:cs="Aptos"/>
          <w:color w:val="0F4761"/>
        </w:rPr>
      </w:pPr>
      <w:r w:rsidRPr="29842CFB">
        <w:rPr>
          <w:rFonts w:ascii="Aptos" w:hAnsi="Aptos" w:eastAsia="Aptos" w:cs="Aptos"/>
          <w:b/>
          <w:bCs/>
          <w:color w:val="0F4761"/>
          <w:lang w:val="en-US"/>
        </w:rPr>
        <w:t>The Bitcoin Shift</w:t>
      </w:r>
    </w:p>
    <w:p w:rsidR="000C4FA0" w:rsidP="29842CFB" w:rsidRDefault="43AC2257" w14:paraId="0EC6616E" w14:textId="639FFD90">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Bitcoin has already moved beyond hype. What was once dismissed as an experiment now stands as an emerging global asset class. </w:t>
      </w:r>
    </w:p>
    <w:p w:rsidR="000C4FA0" w:rsidP="29842CFB" w:rsidRDefault="43AC2257" w14:paraId="78EB4527" w14:textId="776AC52F">
      <w:pPr>
        <w:widowControl w:val="0"/>
        <w:spacing w:before="240" w:after="240"/>
        <w:ind w:left="72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Then → Now</w:t>
      </w:r>
    </w:p>
    <w:p w:rsidR="000C4FA0" w:rsidP="29842CFB" w:rsidRDefault="43AC2257" w14:paraId="758C4074" w14:textId="2ECF1CC4">
      <w:pPr>
        <w:pStyle w:val="ListParagraph"/>
        <w:widowControl w:val="0"/>
        <w:numPr>
          <w:ilvl w:val="0"/>
          <w:numId w:val="10"/>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Idea → </w:t>
      </w:r>
      <w:r w:rsidRPr="29842CFB">
        <w:rPr>
          <w:rFonts w:ascii="Aptos" w:hAnsi="Aptos" w:eastAsia="Aptos" w:cs="Aptos"/>
          <w:b/>
          <w:bCs/>
          <w:color w:val="000000" w:themeColor="text1"/>
          <w:sz w:val="24"/>
          <w:szCs w:val="24"/>
          <w:lang w:val="en-US"/>
        </w:rPr>
        <w:t>Global asset class</w:t>
      </w:r>
    </w:p>
    <w:p w:rsidR="000C4FA0" w:rsidP="29842CFB" w:rsidRDefault="43AC2257" w14:paraId="62D771FA" w14:textId="499315B7">
      <w:pPr>
        <w:pStyle w:val="ListParagraph"/>
        <w:widowControl w:val="0"/>
        <w:numPr>
          <w:ilvl w:val="0"/>
          <w:numId w:val="10"/>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Fringe narrative → </w:t>
      </w:r>
      <w:r w:rsidRPr="29842CFB">
        <w:rPr>
          <w:rFonts w:ascii="Aptos" w:hAnsi="Aptos" w:eastAsia="Aptos" w:cs="Aptos"/>
          <w:b/>
          <w:bCs/>
          <w:color w:val="000000" w:themeColor="text1"/>
          <w:sz w:val="24"/>
          <w:szCs w:val="24"/>
          <w:lang w:val="en-US"/>
        </w:rPr>
        <w:t>Institutional allocation</w:t>
      </w:r>
    </w:p>
    <w:p w:rsidR="000C4FA0" w:rsidP="29842CFB" w:rsidRDefault="43AC2257" w14:paraId="0EC84E43" w14:textId="0C241BD3">
      <w:pPr>
        <w:pStyle w:val="ListParagraph"/>
        <w:widowControl w:val="0"/>
        <w:numPr>
          <w:ilvl w:val="0"/>
          <w:numId w:val="10"/>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Speculation → </w:t>
      </w:r>
      <w:r w:rsidRPr="29842CFB">
        <w:rPr>
          <w:rFonts w:ascii="Aptos" w:hAnsi="Aptos" w:eastAsia="Aptos" w:cs="Aptos"/>
          <w:b/>
          <w:bCs/>
          <w:color w:val="000000" w:themeColor="text1"/>
          <w:sz w:val="24"/>
          <w:szCs w:val="24"/>
          <w:lang w:val="en-US"/>
        </w:rPr>
        <w:t>Regulated investment vehicle</w:t>
      </w:r>
    </w:p>
    <w:p w:rsidR="000C4FA0" w:rsidP="29842CFB" w:rsidRDefault="43AC2257" w14:paraId="2FAF1BBA" w14:textId="2076AA66">
      <w:pPr>
        <w:pStyle w:val="ListParagraph"/>
        <w:widowControl w:val="0"/>
        <w:numPr>
          <w:ilvl w:val="0"/>
          <w:numId w:val="10"/>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Individual holding → </w:t>
      </w:r>
      <w:r w:rsidRPr="29842CFB">
        <w:rPr>
          <w:rFonts w:ascii="Aptos" w:hAnsi="Aptos" w:eastAsia="Aptos" w:cs="Aptos"/>
          <w:b/>
          <w:bCs/>
          <w:color w:val="000000" w:themeColor="text1"/>
          <w:sz w:val="24"/>
          <w:szCs w:val="24"/>
          <w:lang w:val="en-US"/>
        </w:rPr>
        <w:t>ETF-led adoption worldwide</w:t>
      </w:r>
    </w:p>
    <w:p w:rsidR="000C4FA0" w:rsidP="29842CFB" w:rsidRDefault="000C4FA0" w14:paraId="4FDDB9F1" w14:textId="05D48E48">
      <w:pPr>
        <w:widowControl w:val="0"/>
        <w:spacing w:before="240" w:after="240"/>
        <w:rPr>
          <w:rFonts w:ascii="Aptos" w:hAnsi="Aptos" w:eastAsia="Aptos" w:cs="Aptos"/>
          <w:color w:val="000000" w:themeColor="text1"/>
          <w:sz w:val="24"/>
          <w:szCs w:val="24"/>
        </w:rPr>
      </w:pPr>
      <w:r>
        <w:br/>
      </w:r>
      <w:r w:rsidRPr="29842CFB" w:rsidR="43AC2257">
        <w:rPr>
          <w:rFonts w:ascii="Aptos" w:hAnsi="Aptos" w:eastAsia="Aptos" w:cs="Aptos"/>
          <w:color w:val="000000" w:themeColor="text1"/>
          <w:sz w:val="24"/>
          <w:szCs w:val="24"/>
          <w:lang w:val="en-US"/>
        </w:rPr>
        <w:t>Every era has its store of value. Gold defined the past. Bitcoin defines what comes next.</w:t>
      </w:r>
    </w:p>
    <w:p w:rsidR="000C4FA0" w:rsidP="29842CFB" w:rsidRDefault="43AC2257" w14:paraId="1D76240C" w14:textId="25735C72">
      <w:pPr>
        <w:pStyle w:val="Heading3"/>
        <w:widowControl w:val="0"/>
        <w:spacing w:before="240" w:after="240"/>
        <w:rPr>
          <w:rFonts w:ascii="Aptos" w:hAnsi="Aptos" w:eastAsia="Aptos" w:cs="Aptos"/>
          <w:color w:val="0F4761"/>
        </w:rPr>
      </w:pPr>
      <w:r w:rsidRPr="29842CFB">
        <w:rPr>
          <w:rFonts w:ascii="Aptos" w:hAnsi="Aptos" w:eastAsia="Aptos" w:cs="Aptos"/>
          <w:b/>
          <w:bCs/>
          <w:color w:val="0F4761"/>
          <w:lang w:val="en-US"/>
        </w:rPr>
        <w:t>Why Bitcoin Belongs in a Modern Portfolio</w:t>
      </w:r>
    </w:p>
    <w:p w:rsidR="000C4FA0" w:rsidP="29842CFB" w:rsidRDefault="43AC2257" w14:paraId="74CFE34A" w14:textId="31F38569">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Bitcoin earns its place through fundamentals, not narratives:</w:t>
      </w:r>
    </w:p>
    <w:p w:rsidR="000C4FA0" w:rsidP="29842CFB" w:rsidRDefault="43AC2257" w14:paraId="2ABA45D8" w14:textId="57689E1F">
      <w:pPr>
        <w:pStyle w:val="ListParagraph"/>
        <w:widowControl w:val="0"/>
        <w:numPr>
          <w:ilvl w:val="0"/>
          <w:numId w:val="9"/>
        </w:numPr>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Scarcity</w:t>
      </w:r>
      <w:r w:rsidRPr="29842CFB">
        <w:rPr>
          <w:rFonts w:ascii="Aptos" w:hAnsi="Aptos" w:eastAsia="Aptos" w:cs="Aptos"/>
          <w:color w:val="000000" w:themeColor="text1"/>
          <w:sz w:val="24"/>
          <w:szCs w:val="24"/>
          <w:lang w:val="en-US"/>
        </w:rPr>
        <w:t xml:space="preserve"> — Only 21 million Bitcoins will ever exist.</w:t>
      </w:r>
    </w:p>
    <w:p w:rsidR="000C4FA0" w:rsidP="29842CFB" w:rsidRDefault="43AC2257" w14:paraId="24100C4D" w14:textId="6AE20E9A">
      <w:pPr>
        <w:pStyle w:val="ListParagraph"/>
        <w:widowControl w:val="0"/>
        <w:numPr>
          <w:ilvl w:val="0"/>
          <w:numId w:val="9"/>
        </w:numPr>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Decentralisation</w:t>
      </w:r>
      <w:r w:rsidRPr="29842CFB">
        <w:rPr>
          <w:rFonts w:ascii="Aptos" w:hAnsi="Aptos" w:eastAsia="Aptos" w:cs="Aptos"/>
          <w:color w:val="000000" w:themeColor="text1"/>
          <w:sz w:val="24"/>
          <w:szCs w:val="24"/>
          <w:lang w:val="en-US"/>
        </w:rPr>
        <w:t xml:space="preserve"> — Operates independently of governments and central banks.</w:t>
      </w:r>
    </w:p>
    <w:p w:rsidR="000C4FA0" w:rsidP="29842CFB" w:rsidRDefault="43AC2257" w14:paraId="04DED499" w14:textId="2222CC9F">
      <w:pPr>
        <w:pStyle w:val="ListParagraph"/>
        <w:widowControl w:val="0"/>
        <w:numPr>
          <w:ilvl w:val="0"/>
          <w:numId w:val="9"/>
        </w:numPr>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Diversification</w:t>
      </w:r>
      <w:r w:rsidRPr="29842CFB">
        <w:rPr>
          <w:rFonts w:ascii="Aptos" w:hAnsi="Aptos" w:eastAsia="Aptos" w:cs="Aptos"/>
          <w:color w:val="000000" w:themeColor="text1"/>
          <w:sz w:val="24"/>
          <w:szCs w:val="24"/>
          <w:lang w:val="en-US"/>
        </w:rPr>
        <w:t xml:space="preserve"> — Shows low long-term correlation with traditional assets.</w:t>
      </w:r>
    </w:p>
    <w:p w:rsidR="000C4FA0" w:rsidP="29842CFB" w:rsidRDefault="43AC2257" w14:paraId="6C2F17A3" w14:textId="4C299921">
      <w:pPr>
        <w:pStyle w:val="ListParagraph"/>
        <w:widowControl w:val="0"/>
        <w:numPr>
          <w:ilvl w:val="0"/>
          <w:numId w:val="9"/>
        </w:numPr>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Long-Term Performance</w:t>
      </w:r>
      <w:r w:rsidRPr="29842CFB">
        <w:rPr>
          <w:rFonts w:ascii="Aptos" w:hAnsi="Aptos" w:eastAsia="Aptos" w:cs="Aptos"/>
          <w:color w:val="000000" w:themeColor="text1"/>
          <w:sz w:val="24"/>
          <w:szCs w:val="24"/>
          <w:lang w:val="en-US"/>
        </w:rPr>
        <w:t xml:space="preserve"> — Delivers strong historical performance relative to major asset classes.</w:t>
      </w:r>
    </w:p>
    <w:p w:rsidR="000C4FA0" w:rsidP="29842CFB" w:rsidRDefault="43AC2257" w14:paraId="17CD34A6" w14:textId="7B090907">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For Indian investors, the challenge is no longer belief.The real challenge is proper access.</w:t>
      </w:r>
    </w:p>
    <w:p w:rsidR="000C4FA0" w:rsidP="29842CFB" w:rsidRDefault="43AC2257" w14:paraId="3DFADE23" w14:textId="4466FB14">
      <w:pPr>
        <w:pStyle w:val="Heading3"/>
        <w:widowControl w:val="0"/>
        <w:spacing w:before="160"/>
        <w:rPr>
          <w:rFonts w:ascii="Aptos" w:hAnsi="Aptos" w:eastAsia="Aptos" w:cs="Aptos"/>
          <w:color w:val="0F4761"/>
        </w:rPr>
      </w:pPr>
      <w:r w:rsidRPr="29842CFB">
        <w:rPr>
          <w:rFonts w:ascii="Aptos" w:hAnsi="Aptos" w:eastAsia="Aptos" w:cs="Aptos"/>
          <w:b/>
          <w:bCs/>
          <w:color w:val="0F4761"/>
          <w:lang w:val="en-US"/>
        </w:rPr>
        <w:t>Cutting Through the Noise</w:t>
      </w:r>
    </w:p>
    <w:p w:rsidR="000C4FA0" w:rsidP="29842CFB" w:rsidRDefault="43AC2257" w14:paraId="7774F0ED" w14:textId="75C18B21">
      <w:pPr>
        <w:widowControl w:val="0"/>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Everyone talks about Bitcoin. Few invest in it right.</w:t>
      </w:r>
    </w:p>
    <w:p w:rsidR="000C4FA0" w:rsidP="29842CFB" w:rsidRDefault="43AC2257" w14:paraId="5744566B" w14:textId="2B7D7366">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Headlines create confusion. Hype creates hesitation. Regulatory uncertainty keeps disciplined </w:t>
      </w:r>
      <w:r w:rsidRPr="29842CFB">
        <w:rPr>
          <w:rFonts w:ascii="Aptos" w:hAnsi="Aptos" w:eastAsia="Aptos" w:cs="Aptos"/>
          <w:color w:val="000000" w:themeColor="text1"/>
          <w:sz w:val="24"/>
          <w:szCs w:val="24"/>
          <w:lang w:val="en-US"/>
        </w:rPr>
        <w:t>Indian investors on the sidelines.</w:t>
      </w:r>
    </w:p>
    <w:p w:rsidR="000C4FA0" w:rsidP="29842CFB" w:rsidRDefault="43AC2257" w14:paraId="513D77B4" w14:textId="3EB808FD">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Merkle Value cuts through that clutter. We simplify the process and provide a clear, regulated structure that protects Indian investors and aligns with global best practices.</w:t>
      </w:r>
    </w:p>
    <w:p w:rsidR="000C4FA0" w:rsidP="29842CFB" w:rsidRDefault="43AC2257" w14:paraId="549DDBE2" w14:textId="1A874134">
      <w:pPr>
        <w:widowControl w:val="0"/>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What holds Indian investors back — and what we clarify:</w:t>
      </w:r>
    </w:p>
    <w:p w:rsidR="000C4FA0" w:rsidP="29842CFB" w:rsidRDefault="43AC2257" w14:paraId="027C7723" w14:textId="278C9D6C">
      <w:pPr>
        <w:pStyle w:val="ListParagraph"/>
        <w:widowControl w:val="0"/>
        <w:numPr>
          <w:ilvl w:val="0"/>
          <w:numId w:val="8"/>
        </w:numPr>
        <w:spacing w:before="240" w:after="240"/>
        <w:rPr>
          <w:rFonts w:ascii="Aptos" w:hAnsi="Aptos" w:eastAsia="Aptos" w:cs="Aptos"/>
          <w:color w:val="000000" w:themeColor="text1"/>
          <w:sz w:val="24"/>
          <w:szCs w:val="24"/>
        </w:rPr>
      </w:pPr>
      <w:r w:rsidRPr="29842CFB">
        <w:rPr>
          <w:rFonts w:ascii="Aptos" w:hAnsi="Aptos" w:eastAsia="Aptos" w:cs="Aptos"/>
          <w:i/>
          <w:iCs/>
          <w:color w:val="000000" w:themeColor="text1"/>
          <w:sz w:val="24"/>
          <w:szCs w:val="24"/>
          <w:lang w:val="en-US"/>
        </w:rPr>
        <w:t>Myth:</w:t>
      </w:r>
      <w:r w:rsidRPr="29842CFB">
        <w:rPr>
          <w:rFonts w:ascii="Aptos" w:hAnsi="Aptos" w:eastAsia="Aptos" w:cs="Aptos"/>
          <w:color w:val="000000" w:themeColor="text1"/>
          <w:sz w:val="24"/>
          <w:szCs w:val="24"/>
          <w:lang w:val="en-US"/>
        </w:rPr>
        <w:t xml:space="preserve"> Bitcoin is only speculation → </w:t>
      </w:r>
      <w:r w:rsidRPr="29842CFB">
        <w:rPr>
          <w:rFonts w:ascii="Aptos" w:hAnsi="Aptos" w:eastAsia="Aptos" w:cs="Aptos"/>
          <w:b/>
          <w:bCs/>
          <w:color w:val="000000" w:themeColor="text1"/>
          <w:sz w:val="24"/>
          <w:szCs w:val="24"/>
          <w:lang w:val="en-US"/>
        </w:rPr>
        <w:t>Reality:</w:t>
      </w:r>
      <w:r w:rsidRPr="29842CFB">
        <w:rPr>
          <w:rFonts w:ascii="Aptos" w:hAnsi="Aptos" w:eastAsia="Aptos" w:cs="Aptos"/>
          <w:color w:val="000000" w:themeColor="text1"/>
          <w:sz w:val="24"/>
          <w:szCs w:val="24"/>
          <w:lang w:val="en-US"/>
        </w:rPr>
        <w:t xml:space="preserve"> Bitcoin is verifiable digital scarcity.</w:t>
      </w:r>
    </w:p>
    <w:p w:rsidR="000C4FA0" w:rsidP="29842CFB" w:rsidRDefault="43AC2257" w14:paraId="794A8267" w14:textId="7557E713">
      <w:pPr>
        <w:pStyle w:val="ListParagraph"/>
        <w:widowControl w:val="0"/>
        <w:numPr>
          <w:ilvl w:val="0"/>
          <w:numId w:val="8"/>
        </w:numPr>
        <w:spacing w:before="240" w:after="240"/>
        <w:rPr>
          <w:rFonts w:ascii="Aptos" w:hAnsi="Aptos" w:eastAsia="Aptos" w:cs="Aptos"/>
          <w:color w:val="000000" w:themeColor="text1"/>
          <w:sz w:val="24"/>
          <w:szCs w:val="24"/>
        </w:rPr>
      </w:pPr>
      <w:r w:rsidRPr="29842CFB">
        <w:rPr>
          <w:rFonts w:ascii="Aptos" w:hAnsi="Aptos" w:eastAsia="Aptos" w:cs="Aptos"/>
          <w:i/>
          <w:iCs/>
          <w:color w:val="000000" w:themeColor="text1"/>
          <w:sz w:val="24"/>
          <w:szCs w:val="24"/>
          <w:lang w:val="en-US"/>
        </w:rPr>
        <w:t>Myth:</w:t>
      </w:r>
      <w:r w:rsidRPr="29842CFB">
        <w:rPr>
          <w:rFonts w:ascii="Aptos" w:hAnsi="Aptos" w:eastAsia="Aptos" w:cs="Aptos"/>
          <w:color w:val="000000" w:themeColor="text1"/>
          <w:sz w:val="24"/>
          <w:szCs w:val="24"/>
          <w:lang w:val="en-US"/>
        </w:rPr>
        <w:t xml:space="preserve"> Bitcoin isn’t legal → </w:t>
      </w:r>
      <w:r w:rsidRPr="29842CFB">
        <w:rPr>
          <w:rFonts w:ascii="Aptos" w:hAnsi="Aptos" w:eastAsia="Aptos" w:cs="Aptos"/>
          <w:b/>
          <w:bCs/>
          <w:color w:val="000000" w:themeColor="text1"/>
          <w:sz w:val="24"/>
          <w:szCs w:val="24"/>
          <w:lang w:val="en-US"/>
        </w:rPr>
        <w:t>Reality:</w:t>
      </w:r>
      <w:r w:rsidRPr="29842CFB">
        <w:rPr>
          <w:rFonts w:ascii="Aptos" w:hAnsi="Aptos" w:eastAsia="Aptos" w:cs="Aptos"/>
          <w:color w:val="000000" w:themeColor="text1"/>
          <w:sz w:val="24"/>
          <w:szCs w:val="24"/>
          <w:lang w:val="en-US"/>
        </w:rPr>
        <w:t xml:space="preserve"> Regulated fund access makes it legitimate.</w:t>
      </w:r>
    </w:p>
    <w:p w:rsidR="000C4FA0" w:rsidP="29842CFB" w:rsidRDefault="43AC2257" w14:paraId="170428C0" w14:textId="60EDDAA6">
      <w:pPr>
        <w:pStyle w:val="ListParagraph"/>
        <w:widowControl w:val="0"/>
        <w:numPr>
          <w:ilvl w:val="0"/>
          <w:numId w:val="8"/>
        </w:numPr>
        <w:spacing w:before="240" w:after="240"/>
        <w:rPr>
          <w:rFonts w:ascii="Aptos" w:hAnsi="Aptos" w:eastAsia="Aptos" w:cs="Aptos"/>
          <w:color w:val="000000" w:themeColor="text1"/>
          <w:sz w:val="24"/>
          <w:szCs w:val="24"/>
        </w:rPr>
      </w:pPr>
      <w:r w:rsidRPr="29842CFB">
        <w:rPr>
          <w:rFonts w:ascii="Aptos" w:hAnsi="Aptos" w:eastAsia="Aptos" w:cs="Aptos"/>
          <w:i/>
          <w:iCs/>
          <w:color w:val="000000" w:themeColor="text1"/>
          <w:sz w:val="24"/>
          <w:szCs w:val="24"/>
          <w:lang w:val="en-US"/>
        </w:rPr>
        <w:t>Myth:</w:t>
      </w:r>
      <w:r w:rsidRPr="29842CFB">
        <w:rPr>
          <w:rFonts w:ascii="Aptos" w:hAnsi="Aptos" w:eastAsia="Aptos" w:cs="Aptos"/>
          <w:color w:val="000000" w:themeColor="text1"/>
          <w:sz w:val="24"/>
          <w:szCs w:val="24"/>
          <w:lang w:val="en-US"/>
        </w:rPr>
        <w:t xml:space="preserve"> Bitcoin has no real value → </w:t>
      </w:r>
      <w:r w:rsidRPr="29842CFB">
        <w:rPr>
          <w:rFonts w:ascii="Aptos" w:hAnsi="Aptos" w:eastAsia="Aptos" w:cs="Aptos"/>
          <w:b/>
          <w:bCs/>
          <w:color w:val="000000" w:themeColor="text1"/>
          <w:sz w:val="24"/>
          <w:szCs w:val="24"/>
          <w:lang w:val="en-US"/>
        </w:rPr>
        <w:t>Reality:</w:t>
      </w:r>
      <w:r w:rsidRPr="29842CFB">
        <w:rPr>
          <w:rFonts w:ascii="Aptos" w:hAnsi="Aptos" w:eastAsia="Aptos" w:cs="Aptos"/>
          <w:color w:val="000000" w:themeColor="text1"/>
          <w:sz w:val="24"/>
          <w:szCs w:val="24"/>
          <w:lang w:val="en-US"/>
        </w:rPr>
        <w:t xml:space="preserve"> Scarcity drives value — just like gold.</w:t>
      </w:r>
    </w:p>
    <w:p w:rsidR="000C4FA0" w:rsidP="29842CFB" w:rsidRDefault="43AC2257" w14:paraId="52E96576" w14:textId="74EA3C3F">
      <w:pPr>
        <w:pStyle w:val="ListParagraph"/>
        <w:widowControl w:val="0"/>
        <w:numPr>
          <w:ilvl w:val="0"/>
          <w:numId w:val="8"/>
        </w:numPr>
        <w:spacing w:before="240" w:after="240"/>
        <w:rPr>
          <w:rFonts w:ascii="Aptos" w:hAnsi="Aptos" w:eastAsia="Aptos" w:cs="Aptos"/>
          <w:color w:val="000000" w:themeColor="text1"/>
          <w:sz w:val="24"/>
          <w:szCs w:val="24"/>
        </w:rPr>
      </w:pPr>
      <w:r w:rsidRPr="29842CFB">
        <w:rPr>
          <w:rFonts w:ascii="Aptos" w:hAnsi="Aptos" w:eastAsia="Aptos" w:cs="Aptos"/>
          <w:i/>
          <w:iCs/>
          <w:color w:val="000000" w:themeColor="text1"/>
          <w:sz w:val="24"/>
          <w:szCs w:val="24"/>
          <w:lang w:val="en-US"/>
        </w:rPr>
        <w:t>Myth:</w:t>
      </w:r>
      <w:r w:rsidRPr="29842CFB">
        <w:rPr>
          <w:rFonts w:ascii="Aptos" w:hAnsi="Aptos" w:eastAsia="Aptos" w:cs="Aptos"/>
          <w:color w:val="000000" w:themeColor="text1"/>
          <w:sz w:val="24"/>
          <w:szCs w:val="24"/>
          <w:lang w:val="en-US"/>
        </w:rPr>
        <w:t xml:space="preserve"> Bitcoin is too complex → </w:t>
      </w:r>
      <w:r w:rsidRPr="29842CFB">
        <w:rPr>
          <w:rFonts w:ascii="Aptos" w:hAnsi="Aptos" w:eastAsia="Aptos" w:cs="Aptos"/>
          <w:b/>
          <w:bCs/>
          <w:color w:val="000000" w:themeColor="text1"/>
          <w:sz w:val="24"/>
          <w:szCs w:val="24"/>
          <w:lang w:val="en-US"/>
        </w:rPr>
        <w:t>Reality:</w:t>
      </w:r>
      <w:r w:rsidRPr="29842CFB">
        <w:rPr>
          <w:rFonts w:ascii="Aptos" w:hAnsi="Aptos" w:eastAsia="Aptos" w:cs="Aptos"/>
          <w:color w:val="000000" w:themeColor="text1"/>
          <w:sz w:val="24"/>
          <w:szCs w:val="24"/>
          <w:lang w:val="en-US"/>
        </w:rPr>
        <w:t xml:space="preserve"> Exposure can be simple and structured.</w:t>
      </w:r>
    </w:p>
    <w:p w:rsidR="000C4FA0" w:rsidP="29842CFB" w:rsidRDefault="43AC2257" w14:paraId="3EBF01C0" w14:textId="5A2818A9">
      <w:pPr>
        <w:widowControl w:val="0"/>
        <w:spacing w:before="280" w:after="28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Noise Creates Hesitation. Clarity Unlocks Action.</w:t>
      </w:r>
    </w:p>
    <w:p w:rsidR="000C4FA0" w:rsidP="29842CFB" w:rsidRDefault="43AC2257" w14:paraId="21A583EA" w14:textId="2ACB610D">
      <w:pPr>
        <w:pStyle w:val="Heading3"/>
        <w:widowControl w:val="0"/>
        <w:spacing w:before="160"/>
        <w:rPr>
          <w:rFonts w:ascii="Aptos" w:hAnsi="Aptos" w:eastAsia="Aptos" w:cs="Aptos"/>
          <w:color w:val="0F4761"/>
        </w:rPr>
      </w:pPr>
      <w:r w:rsidRPr="29842CFB">
        <w:rPr>
          <w:rFonts w:ascii="Aptos" w:hAnsi="Aptos" w:eastAsia="Aptos" w:cs="Aptos"/>
          <w:b/>
          <w:bCs/>
          <w:color w:val="0F4761"/>
          <w:lang w:val="en-US"/>
        </w:rPr>
        <w:t>Where We Come In/ Why We Exist</w:t>
      </w:r>
    </w:p>
    <w:p w:rsidR="000C4FA0" w:rsidP="29842CFB" w:rsidRDefault="43AC2257" w14:paraId="53767D59" w14:textId="3DC2377D">
      <w:pPr>
        <w:pStyle w:val="Heading4"/>
        <w:widowControl w:val="0"/>
        <w:spacing w:before="80" w:after="40"/>
        <w:rPr>
          <w:rFonts w:ascii="Aptos" w:hAnsi="Aptos" w:eastAsia="Aptos" w:cs="Aptos"/>
          <w:i/>
          <w:iCs/>
          <w:color w:val="0F4761"/>
        </w:rPr>
      </w:pPr>
      <w:r w:rsidRPr="29842CFB">
        <w:rPr>
          <w:rFonts w:ascii="Aptos" w:hAnsi="Aptos" w:eastAsia="Aptos" w:cs="Aptos"/>
          <w:i/>
          <w:iCs/>
          <w:color w:val="0F4761"/>
          <w:lang w:val="en-US"/>
        </w:rPr>
        <w:t>Introducing Merkle Value</w:t>
      </w:r>
    </w:p>
    <w:p w:rsidR="000C4FA0" w:rsidP="29842CFB" w:rsidRDefault="43AC2257" w14:paraId="3603F057" w14:textId="1BA52158">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Merkle Value Trust exists to simplify Bitcoin investing for Indian investors. While many people struggle to access Bitcoin properly, we build a secure and compliant pathway that removes the usual operational fears. We create a governed investment vehicle that focuses on transparency, disciplined oversight, and audited custody safeguards, all within a long-term, passive strategy. </w:t>
      </w:r>
    </w:p>
    <w:p w:rsidR="000C4FA0" w:rsidP="29842CFB" w:rsidRDefault="43AC2257" w14:paraId="660835FF" w14:textId="4B420526">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You no longer struggle with complexity, you no longer navigate confusing regulations alone, and you no longer worry about custody or operational risk. Merkle Value actively builds the structure you can rely on, so you can access Bitcoin confidently and invest the right way.</w:t>
      </w:r>
    </w:p>
    <w:p w:rsidR="000C4FA0" w:rsidP="29842CFB" w:rsidRDefault="43AC2257" w14:paraId="1951DCC2" w14:textId="35010FEC">
      <w:pPr>
        <w:widowControl w:val="0"/>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CTA:</w:t>
      </w:r>
      <w:r w:rsidRPr="29842CFB">
        <w:rPr>
          <w:rFonts w:ascii="Aptos" w:hAnsi="Aptos" w:eastAsia="Aptos" w:cs="Aptos"/>
          <w:color w:val="000000" w:themeColor="text1"/>
          <w:sz w:val="24"/>
          <w:szCs w:val="24"/>
          <w:lang w:val="en-US"/>
        </w:rPr>
        <w:t xml:space="preserve"> </w:t>
      </w:r>
      <w:r w:rsidRPr="29842CFB">
        <w:rPr>
          <w:rFonts w:ascii="Aptos" w:hAnsi="Aptos" w:eastAsia="Aptos" w:cs="Aptos"/>
          <w:b/>
          <w:bCs/>
          <w:color w:val="000000" w:themeColor="text1"/>
          <w:sz w:val="24"/>
          <w:szCs w:val="24"/>
          <w:lang w:val="en-US"/>
        </w:rPr>
        <w:t>See How It Works – About Us</w:t>
      </w:r>
    </w:p>
    <w:p w:rsidR="000C4FA0" w:rsidP="29842CFB" w:rsidRDefault="43AC2257" w14:paraId="29DFF0B1" w14:textId="7F5F56EB">
      <w:pPr>
        <w:pStyle w:val="Heading3"/>
        <w:widowControl w:val="0"/>
        <w:spacing w:before="240" w:after="240"/>
        <w:rPr>
          <w:rFonts w:ascii="Aptos" w:hAnsi="Aptos" w:eastAsia="Aptos" w:cs="Aptos"/>
          <w:color w:val="0F4761"/>
        </w:rPr>
      </w:pPr>
      <w:r w:rsidRPr="29842CFB">
        <w:rPr>
          <w:rFonts w:ascii="Aptos" w:hAnsi="Aptos" w:eastAsia="Aptos" w:cs="Aptos"/>
          <w:b/>
          <w:bCs/>
          <w:color w:val="0F4761"/>
          <w:lang w:val="en-US"/>
        </w:rPr>
        <w:t>From the Merkle Value Desk: Understand Bitcoin the Merkle Way</w:t>
      </w:r>
    </w:p>
    <w:p w:rsidR="000C4FA0" w:rsidP="29842CFB" w:rsidRDefault="43AC2257" w14:paraId="75940413" w14:textId="4A2B997F">
      <w:pPr>
        <w:widowControl w:val="0"/>
        <w:spacing w:before="281" w:after="281"/>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Stay informed without the hype.</w:t>
      </w:r>
    </w:p>
    <w:p w:rsidR="000C4FA0" w:rsidP="29842CFB" w:rsidRDefault="43AC2257" w14:paraId="382041C7" w14:textId="5F3D1E4C">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We actively curate insights on Bitcoin, regulation, and portfolio strategy across LinkedIn and Instagram. Our team breaks complex global developments into simple perspectives that help you think clearly and act confidently.</w:t>
      </w:r>
    </w:p>
    <w:p w:rsidR="000C4FA0" w:rsidP="29842CFB" w:rsidRDefault="43AC2257" w14:paraId="4594CE2F" w14:textId="64F4D727">
      <w:pPr>
        <w:widowControl w:val="0"/>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Featured Insights:</w:t>
      </w:r>
    </w:p>
    <w:p w:rsidR="000C4FA0" w:rsidP="29842CFB" w:rsidRDefault="43AC2257" w14:paraId="0E9FD52D" w14:textId="6A9D072C">
      <w:pPr>
        <w:pStyle w:val="ListParagraph"/>
        <w:widowControl w:val="0"/>
        <w:numPr>
          <w:ilvl w:val="0"/>
          <w:numId w:val="7"/>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Bitcoin Isn’t Replacing Gold — It’s Evolving It</w:t>
      </w:r>
    </w:p>
    <w:p w:rsidR="000C4FA0" w:rsidP="29842CFB" w:rsidRDefault="43AC2257" w14:paraId="32339B3B" w14:textId="6C8B3CD7">
      <w:pPr>
        <w:pStyle w:val="ListParagraph"/>
        <w:widowControl w:val="0"/>
        <w:numPr>
          <w:ilvl w:val="0"/>
          <w:numId w:val="7"/>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Why Regulation Matters More Than Price</w:t>
      </w:r>
    </w:p>
    <w:p w:rsidR="000C4FA0" w:rsidP="29842CFB" w:rsidRDefault="43AC2257" w14:paraId="5C801A9F" w14:textId="2848B0E5">
      <w:pPr>
        <w:pStyle w:val="ListParagraph"/>
        <w:widowControl w:val="0"/>
        <w:numPr>
          <w:ilvl w:val="0"/>
          <w:numId w:val="7"/>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Bitcoin, Explained in 60 Seconds</w:t>
      </w:r>
    </w:p>
    <w:p w:rsidR="000C4FA0" w:rsidP="29842CFB" w:rsidRDefault="43AC2257" w14:paraId="318A9D51" w14:textId="51035B3E">
      <w:pPr>
        <w:pStyle w:val="ListParagraph"/>
        <w:widowControl w:val="0"/>
        <w:numPr>
          <w:ilvl w:val="0"/>
          <w:numId w:val="7"/>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What GIFT City Changes for Indian Investors</w:t>
      </w:r>
    </w:p>
    <w:p w:rsidR="000C4FA0" w:rsidP="29842CFB" w:rsidRDefault="43AC2257" w14:paraId="44BE467F" w14:textId="18640535">
      <w:pPr>
        <w:widowControl w:val="0"/>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CTA:</w:t>
      </w:r>
      <w:r w:rsidRPr="29842CFB">
        <w:rPr>
          <w:rFonts w:ascii="Aptos" w:hAnsi="Aptos" w:eastAsia="Aptos" w:cs="Aptos"/>
          <w:color w:val="000000" w:themeColor="text1"/>
          <w:sz w:val="24"/>
          <w:szCs w:val="24"/>
          <w:lang w:val="en-US"/>
        </w:rPr>
        <w:t xml:space="preserve"> </w:t>
      </w:r>
      <w:r w:rsidRPr="29842CFB">
        <w:rPr>
          <w:rFonts w:ascii="Aptos" w:hAnsi="Aptos" w:eastAsia="Aptos" w:cs="Aptos"/>
          <w:i/>
          <w:iCs/>
          <w:color w:val="000000" w:themeColor="text1"/>
          <w:sz w:val="24"/>
          <w:szCs w:val="24"/>
          <w:lang w:val="en-US"/>
        </w:rPr>
        <w:t>Explore Insights</w:t>
      </w:r>
    </w:p>
    <w:p w:rsidR="000C4FA0" w:rsidP="29842CFB" w:rsidRDefault="43AC2257" w14:paraId="4B4C3C63" w14:textId="0029D977">
      <w:pPr>
        <w:pStyle w:val="Heading3"/>
        <w:widowControl w:val="0"/>
        <w:spacing w:before="281" w:after="281"/>
        <w:rPr>
          <w:rFonts w:ascii="Aptos" w:hAnsi="Aptos" w:eastAsia="Aptos" w:cs="Aptos"/>
          <w:color w:val="0F4761"/>
        </w:rPr>
      </w:pPr>
      <w:r w:rsidRPr="29842CFB">
        <w:rPr>
          <w:rFonts w:ascii="Aptos" w:hAnsi="Aptos" w:eastAsia="Aptos" w:cs="Aptos"/>
          <w:b/>
          <w:bCs/>
          <w:color w:val="0F4761"/>
          <w:lang w:val="en-US"/>
        </w:rPr>
        <w:t xml:space="preserve">Impactful closing section: </w:t>
      </w:r>
    </w:p>
    <w:p w:rsidR="000C4FA0" w:rsidP="29842CFB" w:rsidRDefault="43AC2257" w14:paraId="7F01CC55" w14:textId="2CAAF792">
      <w:pPr>
        <w:pStyle w:val="Heading3"/>
        <w:widowControl w:val="0"/>
        <w:spacing w:before="281" w:after="281"/>
        <w:rPr>
          <w:rFonts w:ascii="Aptos" w:hAnsi="Aptos" w:eastAsia="Aptos" w:cs="Aptos"/>
          <w:color w:val="0F4761"/>
        </w:rPr>
      </w:pPr>
      <w:r w:rsidRPr="29842CFB">
        <w:rPr>
          <w:rFonts w:ascii="Aptos" w:hAnsi="Aptos" w:eastAsia="Aptos" w:cs="Aptos"/>
          <w:b/>
          <w:bCs/>
          <w:color w:val="0F4761"/>
          <w:lang w:val="en-US"/>
        </w:rPr>
        <w:t>Let Discipline Meet Digital Scarcity/ A Clear Way Into the Next Store of Value</w:t>
      </w:r>
    </w:p>
    <w:p w:rsidR="000C4FA0" w:rsidP="29842CFB" w:rsidRDefault="43AC2257" w14:paraId="270343E4" w14:textId="2E323C47">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The future of wealth is moving from stories you hear to systems you can verify.</w:t>
      </w:r>
    </w:p>
    <w:p w:rsidR="000C4FA0" w:rsidP="29842CFB" w:rsidRDefault="43AC2257" w14:paraId="015D4760" w14:textId="4925D408">
      <w:pPr>
        <w:widowControl w:val="0"/>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What Bitcoin signals for what lies ahead:</w:t>
      </w:r>
    </w:p>
    <w:p w:rsidR="000C4FA0" w:rsidP="29842CFB" w:rsidRDefault="43AC2257" w14:paraId="399BEA7D" w14:textId="6007399F">
      <w:pPr>
        <w:pStyle w:val="ListParagraph"/>
        <w:widowControl w:val="0"/>
        <w:numPr>
          <w:ilvl w:val="0"/>
          <w:numId w:val="6"/>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A </w:t>
      </w:r>
      <w:r w:rsidRPr="29842CFB">
        <w:rPr>
          <w:rFonts w:ascii="Aptos" w:hAnsi="Aptos" w:eastAsia="Aptos" w:cs="Aptos"/>
          <w:b/>
          <w:bCs/>
          <w:color w:val="000000" w:themeColor="text1"/>
          <w:sz w:val="24"/>
          <w:szCs w:val="24"/>
          <w:lang w:val="en-US"/>
        </w:rPr>
        <w:t>fixed and transparent</w:t>
      </w:r>
      <w:r w:rsidRPr="29842CFB">
        <w:rPr>
          <w:rFonts w:ascii="Aptos" w:hAnsi="Aptos" w:eastAsia="Aptos" w:cs="Aptos"/>
          <w:color w:val="000000" w:themeColor="text1"/>
          <w:sz w:val="24"/>
          <w:szCs w:val="24"/>
          <w:lang w:val="en-US"/>
        </w:rPr>
        <w:t xml:space="preserve"> monetary design</w:t>
      </w:r>
    </w:p>
    <w:p w:rsidR="000C4FA0" w:rsidP="29842CFB" w:rsidRDefault="43AC2257" w14:paraId="752DF647" w14:textId="7F6CA2FE">
      <w:pPr>
        <w:pStyle w:val="ListParagraph"/>
        <w:widowControl w:val="0"/>
        <w:numPr>
          <w:ilvl w:val="0"/>
          <w:numId w:val="6"/>
        </w:numPr>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Predictable scarcity</w:t>
      </w:r>
      <w:r w:rsidRPr="29842CFB">
        <w:rPr>
          <w:rFonts w:ascii="Aptos" w:hAnsi="Aptos" w:eastAsia="Aptos" w:cs="Aptos"/>
          <w:color w:val="000000" w:themeColor="text1"/>
          <w:sz w:val="24"/>
          <w:szCs w:val="24"/>
          <w:lang w:val="en-US"/>
        </w:rPr>
        <w:t xml:space="preserve"> instead of unlimited supply</w:t>
      </w:r>
    </w:p>
    <w:p w:rsidR="000C4FA0" w:rsidP="29842CFB" w:rsidRDefault="43AC2257" w14:paraId="0A3FE11F" w14:textId="016BAE85">
      <w:pPr>
        <w:pStyle w:val="ListParagraph"/>
        <w:widowControl w:val="0"/>
        <w:numPr>
          <w:ilvl w:val="0"/>
          <w:numId w:val="6"/>
        </w:numPr>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Adoption-driven value</w:t>
      </w:r>
      <w:r w:rsidRPr="29842CFB">
        <w:rPr>
          <w:rFonts w:ascii="Aptos" w:hAnsi="Aptos" w:eastAsia="Aptos" w:cs="Aptos"/>
          <w:color w:val="000000" w:themeColor="text1"/>
          <w:sz w:val="24"/>
          <w:szCs w:val="24"/>
          <w:lang w:val="en-US"/>
        </w:rPr>
        <w:t xml:space="preserve"> through growing global participation</w:t>
      </w:r>
    </w:p>
    <w:p w:rsidR="000C4FA0" w:rsidP="29842CFB" w:rsidRDefault="43AC2257" w14:paraId="0539E622" w14:textId="2BF65164">
      <w:pPr>
        <w:pStyle w:val="ListParagraph"/>
        <w:widowControl w:val="0"/>
        <w:numPr>
          <w:ilvl w:val="0"/>
          <w:numId w:val="6"/>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A maturing digital ecosystem around the asset</w:t>
      </w:r>
      <w:r w:rsidR="000C4FA0">
        <w:br/>
      </w:r>
      <w:r w:rsidRPr="29842CFB">
        <w:rPr>
          <w:rFonts w:ascii="Aptos" w:hAnsi="Aptos" w:eastAsia="Aptos" w:cs="Aptos"/>
          <w:color w:val="000000" w:themeColor="text1"/>
          <w:sz w:val="24"/>
          <w:szCs w:val="24"/>
          <w:lang w:val="en-US"/>
        </w:rPr>
        <w:t xml:space="preserve"> </w:t>
      </w:r>
    </w:p>
    <w:p w:rsidR="000C4FA0" w:rsidP="29842CFB" w:rsidRDefault="43AC2257" w14:paraId="6733F052" w14:textId="21D54867">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The debate era is ending. The ownership era is beginning.</w:t>
      </w:r>
    </w:p>
    <w:p w:rsidR="000C4FA0" w:rsidP="29842CFB" w:rsidRDefault="43AC2257" w14:paraId="24A51738" w14:textId="637CA758">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Now is the time to approach Bitcoin with clarity and discipline. Let patience meet opportunity. Let governance meet innovation. Let real discipline meet digital scarcity.</w:t>
      </w:r>
    </w:p>
    <w:p w:rsidR="000C4FA0" w:rsidP="29842CFB" w:rsidRDefault="43AC2257" w14:paraId="4CBCD498" w14:textId="75CCEB1E">
      <w:pPr>
        <w:widowControl w:val="0"/>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CTA:</w:t>
      </w:r>
      <w:r w:rsidRPr="29842CFB">
        <w:rPr>
          <w:rFonts w:ascii="Aptos" w:hAnsi="Aptos" w:eastAsia="Aptos" w:cs="Aptos"/>
          <w:color w:val="000000" w:themeColor="text1"/>
          <w:sz w:val="24"/>
          <w:szCs w:val="24"/>
          <w:lang w:val="en-US"/>
        </w:rPr>
        <w:t xml:space="preserve"> </w:t>
      </w:r>
      <w:r w:rsidRPr="29842CFB">
        <w:rPr>
          <w:rFonts w:ascii="Aptos" w:hAnsi="Aptos" w:eastAsia="Aptos" w:cs="Aptos"/>
          <w:i/>
          <w:iCs/>
          <w:color w:val="000000" w:themeColor="text1"/>
          <w:sz w:val="24"/>
          <w:szCs w:val="24"/>
          <w:lang w:val="en-US"/>
        </w:rPr>
        <w:t>See How It Works</w:t>
      </w:r>
    </w:p>
    <w:p w:rsidR="000C4FA0" w:rsidP="29842CFB" w:rsidRDefault="43AC2257" w14:paraId="101B22E1" w14:textId="74043564">
      <w:pPr>
        <w:pStyle w:val="Heading3"/>
        <w:widowControl w:val="0"/>
        <w:spacing w:before="160"/>
        <w:rPr>
          <w:rFonts w:ascii="Aptos" w:hAnsi="Aptos" w:eastAsia="Aptos" w:cs="Aptos"/>
          <w:color w:val="0F4761"/>
        </w:rPr>
      </w:pPr>
      <w:r w:rsidRPr="29842CFB">
        <w:rPr>
          <w:rFonts w:ascii="Aptos" w:hAnsi="Aptos" w:eastAsia="Aptos" w:cs="Aptos"/>
          <w:b/>
          <w:bCs/>
          <w:color w:val="0F4761"/>
          <w:lang w:val="en-US"/>
        </w:rPr>
        <w:t>CTA / Footer + Contact</w:t>
      </w:r>
    </w:p>
    <w:p w:rsidR="000C4FA0" w:rsidP="29842CFB" w:rsidRDefault="43AC2257" w14:paraId="38CEA872" w14:textId="2B00F875">
      <w:pPr>
        <w:widowControl w:val="0"/>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Invest with Clarity. Grow with Confidence.</w:t>
      </w:r>
    </w:p>
    <w:p w:rsidR="000C4FA0" w:rsidP="29842CFB" w:rsidRDefault="43AC2257" w14:paraId="54667B9E" w14:textId="6F33C9BC">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 CTA: </w:t>
      </w:r>
      <w:r w:rsidRPr="29842CFB">
        <w:rPr>
          <w:rFonts w:ascii="Aptos" w:hAnsi="Aptos" w:eastAsia="Aptos" w:cs="Aptos"/>
          <w:i/>
          <w:iCs/>
          <w:color w:val="000000" w:themeColor="text1"/>
          <w:sz w:val="24"/>
          <w:szCs w:val="24"/>
          <w:lang w:val="en-US"/>
        </w:rPr>
        <w:t xml:space="preserve">Talk to Our Advisors </w:t>
      </w:r>
    </w:p>
    <w:p w:rsidR="000C4FA0" w:rsidP="29842CFB" w:rsidRDefault="43AC2257" w14:paraId="1C6AFD8F" w14:textId="5B4CCA58">
      <w:pPr>
        <w:widowControl w:val="0"/>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Get in Touch with Us</w:t>
      </w:r>
    </w:p>
    <w:p w:rsidR="000C4FA0" w:rsidP="29842CFB" w:rsidRDefault="43AC2257" w14:paraId="144A6951" w14:textId="1CE16EF0">
      <w:pPr>
        <w:widowControl w:val="0"/>
        <w:spacing w:before="240" w:after="240"/>
        <w:rPr>
          <w:rFonts w:ascii="Aptos" w:hAnsi="Aptos" w:eastAsia="Aptos" w:cs="Aptos"/>
          <w:color w:val="000000" w:themeColor="text1"/>
          <w:sz w:val="24"/>
          <w:szCs w:val="24"/>
        </w:rPr>
      </w:pPr>
      <w:r w:rsidRPr="29842CFB">
        <w:rPr>
          <w:rFonts w:ascii="Aptos" w:hAnsi="Aptos" w:eastAsia="Aptos" w:cs="Aptos"/>
          <w:i/>
          <w:iCs/>
          <w:color w:val="000000" w:themeColor="text1"/>
          <w:sz w:val="24"/>
          <w:szCs w:val="24"/>
          <w:lang w:val="en-US"/>
        </w:rPr>
        <w:t xml:space="preserve"> Email:                           Phone: </w:t>
      </w:r>
      <w:r w:rsidR="000C4FA0">
        <w:br/>
      </w:r>
      <w:r w:rsidRPr="29842CFB">
        <w:rPr>
          <w:rFonts w:ascii="Aptos" w:hAnsi="Aptos" w:eastAsia="Aptos" w:cs="Aptos"/>
          <w:color w:val="000000" w:themeColor="text1"/>
          <w:sz w:val="24"/>
          <w:szCs w:val="24"/>
          <w:lang w:val="en-US"/>
        </w:rPr>
        <w:t xml:space="preserve">To know more about our vision, structure, and team, visit the </w:t>
      </w:r>
      <w:r w:rsidRPr="29842CFB">
        <w:rPr>
          <w:rFonts w:ascii="Aptos" w:hAnsi="Aptos" w:eastAsia="Aptos" w:cs="Aptos"/>
          <w:b/>
          <w:bCs/>
          <w:color w:val="000000" w:themeColor="text1"/>
          <w:sz w:val="24"/>
          <w:szCs w:val="24"/>
          <w:lang w:val="en-US"/>
        </w:rPr>
        <w:t>About Us</w:t>
      </w:r>
      <w:r w:rsidRPr="29842CFB">
        <w:rPr>
          <w:rFonts w:ascii="Aptos" w:hAnsi="Aptos" w:eastAsia="Aptos" w:cs="Aptos"/>
          <w:color w:val="000000" w:themeColor="text1"/>
          <w:sz w:val="24"/>
          <w:szCs w:val="24"/>
          <w:lang w:val="en-US"/>
        </w:rPr>
        <w:t xml:space="preserve"> page.</w:t>
      </w:r>
    </w:p>
    <w:p w:rsidR="000C4FA0" w:rsidP="29842CFB" w:rsidRDefault="43AC2257" w14:paraId="4C422EEF" w14:textId="0D498DF2">
      <w:pPr>
        <w:pStyle w:val="Heading1"/>
        <w:widowControl w:val="0"/>
        <w:spacing w:before="322" w:after="322"/>
        <w:rPr>
          <w:rFonts w:ascii="Aptos" w:hAnsi="Aptos" w:eastAsia="Aptos" w:cs="Aptos"/>
          <w:color w:val="0F4761"/>
          <w:sz w:val="48"/>
          <w:szCs w:val="48"/>
        </w:rPr>
      </w:pPr>
      <w:r w:rsidRPr="29842CFB">
        <w:rPr>
          <w:rFonts w:ascii="Aptos" w:hAnsi="Aptos" w:eastAsia="Aptos" w:cs="Aptos"/>
          <w:b/>
          <w:bCs/>
          <w:color w:val="0F4761"/>
          <w:sz w:val="48"/>
          <w:szCs w:val="48"/>
          <w:lang w:val="en-US"/>
        </w:rPr>
        <w:t>PAGE 2 — How It Works</w:t>
      </w:r>
    </w:p>
    <w:p w:rsidR="000C4FA0" w:rsidP="29842CFB" w:rsidRDefault="43AC2257" w14:paraId="3E091EEE" w14:textId="02AB58EB">
      <w:pPr>
        <w:pStyle w:val="Heading3"/>
        <w:widowControl w:val="0"/>
        <w:spacing w:before="281" w:after="281"/>
        <w:rPr>
          <w:rFonts w:ascii="Aptos" w:hAnsi="Aptos" w:eastAsia="Aptos" w:cs="Aptos"/>
          <w:color w:val="0F4761"/>
        </w:rPr>
      </w:pPr>
      <w:r w:rsidRPr="29842CFB">
        <w:rPr>
          <w:rFonts w:ascii="Aptos" w:hAnsi="Aptos" w:eastAsia="Aptos" w:cs="Aptos"/>
          <w:b/>
          <w:bCs/>
          <w:color w:val="0F4761"/>
          <w:lang w:val="en-US"/>
        </w:rPr>
        <w:t>What Is Merkle Value?</w:t>
      </w:r>
    </w:p>
    <w:p w:rsidR="000C4FA0" w:rsidP="29842CFB" w:rsidRDefault="43AC2257" w14:paraId="694F8CC9" w14:textId="6C95F8DB">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 Merkle Value Trust gives Indian investors a passive and secure pathway to Bitcoin investing.</w:t>
      </w:r>
    </w:p>
    <w:p w:rsidR="000C4FA0" w:rsidP="29842CFB" w:rsidRDefault="43AC2257" w14:paraId="28B8CA3A" w14:textId="05687326">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The Merkle Value Fund is designed as a passive Bitcoin investment vehicle that provides disciplined exposure to Bitcoin for Indian investors. We build it for those who value structure over speculation and long-term confidence over short-term trading. Our approach focuses on transparency, compliance, and audited safeguards so investors access Bitcoin efficiently and responsibly.</w:t>
      </w:r>
    </w:p>
    <w:p w:rsidR="000C4FA0" w:rsidP="29842CFB" w:rsidRDefault="000C4FA0" w14:paraId="7FCD4EFB" w14:textId="7C59723A">
      <w:pPr>
        <w:widowControl w:val="0"/>
        <w:spacing w:before="280" w:after="280"/>
        <w:rPr>
          <w:rFonts w:ascii="Aptos" w:hAnsi="Aptos" w:eastAsia="Aptos" w:cs="Aptos"/>
          <w:color w:val="000000" w:themeColor="text1"/>
          <w:sz w:val="24"/>
          <w:szCs w:val="24"/>
        </w:rPr>
      </w:pPr>
    </w:p>
    <w:p w:rsidR="000C4FA0" w:rsidP="29842CFB" w:rsidRDefault="43AC2257" w14:paraId="1D7E0890" w14:textId="1319BA9B">
      <w:pPr>
        <w:pStyle w:val="Heading3"/>
        <w:widowControl w:val="0"/>
        <w:spacing w:before="281" w:after="281"/>
        <w:rPr>
          <w:rFonts w:ascii="Aptos" w:hAnsi="Aptos" w:eastAsia="Aptos" w:cs="Aptos"/>
          <w:color w:val="0F4761"/>
        </w:rPr>
      </w:pPr>
      <w:r w:rsidRPr="29842CFB">
        <w:rPr>
          <w:rFonts w:ascii="Aptos" w:hAnsi="Aptos" w:eastAsia="Aptos" w:cs="Aptos"/>
          <w:b/>
          <w:bCs/>
          <w:color w:val="0F4761"/>
          <w:lang w:val="en-US"/>
        </w:rPr>
        <w:t>Why Structure Matters</w:t>
      </w:r>
    </w:p>
    <w:p w:rsidR="000C4FA0" w:rsidP="29842CFB" w:rsidRDefault="43AC2257" w14:paraId="5EB790B8" w14:textId="4E1231F4">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Smart access matters more than direct ownership.</w:t>
      </w:r>
    </w:p>
    <w:p w:rsidR="000C4FA0" w:rsidP="29842CFB" w:rsidRDefault="43AC2257" w14:paraId="3F7A9373" w14:textId="423AD2C5">
      <w:pPr>
        <w:widowControl w:val="0"/>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Direct crypto ownership requires you to:</w:t>
      </w:r>
    </w:p>
    <w:p w:rsidR="000C4FA0" w:rsidP="29842CFB" w:rsidRDefault="43AC2257" w14:paraId="0E47028F" w14:textId="65495209">
      <w:pPr>
        <w:pStyle w:val="ListParagraph"/>
        <w:widowControl w:val="0"/>
        <w:numPr>
          <w:ilvl w:val="0"/>
          <w:numId w:val="5"/>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Manage custody</w:t>
      </w:r>
    </w:p>
    <w:p w:rsidR="000C4FA0" w:rsidP="29842CFB" w:rsidRDefault="43AC2257" w14:paraId="6AE94A38" w14:textId="73255BBB">
      <w:pPr>
        <w:pStyle w:val="ListParagraph"/>
        <w:widowControl w:val="0"/>
        <w:numPr>
          <w:ilvl w:val="0"/>
          <w:numId w:val="5"/>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Handle complexity</w:t>
      </w:r>
    </w:p>
    <w:p w:rsidR="000C4FA0" w:rsidP="29842CFB" w:rsidRDefault="43AC2257" w14:paraId="3C263555" w14:textId="26706585">
      <w:pPr>
        <w:pStyle w:val="ListParagraph"/>
        <w:widowControl w:val="0"/>
        <w:numPr>
          <w:ilvl w:val="0"/>
          <w:numId w:val="5"/>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face operational uncertainty</w:t>
      </w:r>
    </w:p>
    <w:p w:rsidR="000C4FA0" w:rsidP="29842CFB" w:rsidRDefault="43AC2257" w14:paraId="1949E069" w14:textId="17FD8774">
      <w:pPr>
        <w:widowControl w:val="0"/>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A structured pathway enables you to:</w:t>
      </w:r>
    </w:p>
    <w:p w:rsidR="000C4FA0" w:rsidP="29842CFB" w:rsidRDefault="43AC2257" w14:paraId="4D62F2BA" w14:textId="70B1DA8B">
      <w:pPr>
        <w:pStyle w:val="ListParagraph"/>
        <w:widowControl w:val="0"/>
        <w:numPr>
          <w:ilvl w:val="0"/>
          <w:numId w:val="4"/>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invest with compliance</w:t>
      </w:r>
    </w:p>
    <w:p w:rsidR="000C4FA0" w:rsidP="29842CFB" w:rsidRDefault="43AC2257" w14:paraId="26471DD5" w14:textId="65112638">
      <w:pPr>
        <w:pStyle w:val="ListParagraph"/>
        <w:widowControl w:val="0"/>
        <w:numPr>
          <w:ilvl w:val="0"/>
          <w:numId w:val="4"/>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rely on audited custody</w:t>
      </w:r>
    </w:p>
    <w:p w:rsidR="000C4FA0" w:rsidP="29842CFB" w:rsidRDefault="43AC2257" w14:paraId="05C29CF6" w14:textId="7180970D">
      <w:pPr>
        <w:pStyle w:val="ListParagraph"/>
        <w:widowControl w:val="0"/>
        <w:numPr>
          <w:ilvl w:val="0"/>
          <w:numId w:val="4"/>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access Bitcoin simply</w:t>
      </w:r>
    </w:p>
    <w:p w:rsidR="000C4FA0" w:rsidP="29842CFB" w:rsidRDefault="43AC2257" w14:paraId="51FA0A4F" w14:textId="2E188ABE">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Merkle Value Trust provides a compliant investment vehicle so Indian investors participate in Bitcoin through a governed, growth-focused strategy.</w:t>
      </w:r>
    </w:p>
    <w:p w:rsidR="000C4FA0" w:rsidP="29842CFB" w:rsidRDefault="43AC2257" w14:paraId="32CA5EED" w14:textId="5F992A71">
      <w:pPr>
        <w:pStyle w:val="Heading3"/>
        <w:widowControl w:val="0"/>
        <w:spacing w:before="281" w:after="281"/>
        <w:rPr>
          <w:rFonts w:ascii="Aptos" w:hAnsi="Aptos" w:eastAsia="Aptos" w:cs="Aptos"/>
          <w:color w:val="0F4761"/>
        </w:rPr>
      </w:pPr>
      <w:r w:rsidRPr="29842CFB">
        <w:rPr>
          <w:rFonts w:ascii="Aptos" w:hAnsi="Aptos" w:eastAsia="Aptos" w:cs="Aptos"/>
          <w:b/>
          <w:bCs/>
          <w:color w:val="0F4761"/>
          <w:lang w:val="en-US"/>
        </w:rPr>
        <w:t>How It Works</w:t>
      </w:r>
    </w:p>
    <w:p w:rsidR="000C4FA0" w:rsidP="29842CFB" w:rsidRDefault="43AC2257" w14:paraId="188AA6EE" w14:textId="30425463">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 We make the investment journey simple and transparent.</w:t>
      </w:r>
    </w:p>
    <w:p w:rsidR="000C4FA0" w:rsidP="29842CFB" w:rsidRDefault="43AC2257" w14:paraId="2B14F58B" w14:textId="725E3368">
      <w:pPr>
        <w:pStyle w:val="ListParagraph"/>
        <w:widowControl w:val="0"/>
        <w:numPr>
          <w:ilvl w:val="0"/>
          <w:numId w:val="3"/>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Step 1 – </w:t>
      </w:r>
      <w:r w:rsidRPr="29842CFB">
        <w:rPr>
          <w:rFonts w:ascii="Aptos" w:hAnsi="Aptos" w:eastAsia="Aptos" w:cs="Aptos"/>
          <w:b/>
          <w:bCs/>
          <w:color w:val="000000" w:themeColor="text1"/>
          <w:sz w:val="24"/>
          <w:szCs w:val="24"/>
          <w:lang w:val="en-US"/>
        </w:rPr>
        <w:t>Subscribe to Merkle Value Trust</w:t>
      </w:r>
    </w:p>
    <w:p w:rsidR="000C4FA0" w:rsidP="29842CFB" w:rsidRDefault="43AC2257" w14:paraId="37A60A7F" w14:textId="087D5949">
      <w:pPr>
        <w:pStyle w:val="ListParagraph"/>
        <w:widowControl w:val="0"/>
        <w:numPr>
          <w:ilvl w:val="0"/>
          <w:numId w:val="3"/>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Step 2 – </w:t>
      </w:r>
      <w:r w:rsidRPr="29842CFB">
        <w:rPr>
          <w:rFonts w:ascii="Aptos" w:hAnsi="Aptos" w:eastAsia="Aptos" w:cs="Aptos"/>
          <w:b/>
          <w:bCs/>
          <w:color w:val="000000" w:themeColor="text1"/>
          <w:sz w:val="24"/>
          <w:szCs w:val="24"/>
          <w:lang w:val="en-US"/>
        </w:rPr>
        <w:t>Capital converts into governed Bitcoin exposure</w:t>
      </w:r>
    </w:p>
    <w:p w:rsidR="000C4FA0" w:rsidP="29842CFB" w:rsidRDefault="43AC2257" w14:paraId="5B6FAFC4" w14:textId="309C73B1">
      <w:pPr>
        <w:pStyle w:val="ListParagraph"/>
        <w:widowControl w:val="0"/>
        <w:numPr>
          <w:ilvl w:val="0"/>
          <w:numId w:val="3"/>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Step 3 – </w:t>
      </w:r>
      <w:r w:rsidRPr="29842CFB">
        <w:rPr>
          <w:rFonts w:ascii="Aptos" w:hAnsi="Aptos" w:eastAsia="Aptos" w:cs="Aptos"/>
          <w:b/>
          <w:bCs/>
          <w:color w:val="000000" w:themeColor="text1"/>
          <w:sz w:val="24"/>
          <w:szCs w:val="24"/>
          <w:lang w:val="en-US"/>
        </w:rPr>
        <w:t>Bitcoin stays secured with audited custodians</w:t>
      </w:r>
    </w:p>
    <w:p w:rsidR="000C4FA0" w:rsidP="29842CFB" w:rsidRDefault="43AC2257" w14:paraId="069F9217" w14:textId="5A1E6E9C">
      <w:pPr>
        <w:pStyle w:val="ListParagraph"/>
        <w:widowControl w:val="0"/>
        <w:numPr>
          <w:ilvl w:val="0"/>
          <w:numId w:val="3"/>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Step 4 – </w:t>
      </w:r>
      <w:r w:rsidRPr="29842CFB">
        <w:rPr>
          <w:rFonts w:ascii="Aptos" w:hAnsi="Aptos" w:eastAsia="Aptos" w:cs="Aptos"/>
          <w:b/>
          <w:bCs/>
          <w:color w:val="000000" w:themeColor="text1"/>
          <w:sz w:val="24"/>
          <w:szCs w:val="24"/>
          <w:lang w:val="en-US"/>
        </w:rPr>
        <w:t>Investments operate within a passive long-term strategy</w:t>
      </w:r>
    </w:p>
    <w:p w:rsidR="000C4FA0" w:rsidP="29842CFB" w:rsidRDefault="43AC2257" w14:paraId="571197DA" w14:textId="0BDC9B68">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Every step keeps the process clear, compliant, and investor-friendly.</w:t>
      </w:r>
    </w:p>
    <w:p w:rsidR="000C4FA0" w:rsidP="29842CFB" w:rsidRDefault="000C4FA0" w14:paraId="597792EC" w14:textId="04D843A4">
      <w:pPr>
        <w:widowControl w:val="0"/>
        <w:spacing w:before="280" w:after="280"/>
        <w:rPr>
          <w:rFonts w:ascii="Aptos" w:hAnsi="Aptos" w:eastAsia="Aptos" w:cs="Aptos"/>
          <w:color w:val="000000" w:themeColor="text1"/>
          <w:sz w:val="24"/>
          <w:szCs w:val="24"/>
        </w:rPr>
      </w:pPr>
    </w:p>
    <w:p w:rsidR="000C4FA0" w:rsidP="29842CFB" w:rsidRDefault="43AC2257" w14:paraId="2743F5FC" w14:textId="4B921892">
      <w:pPr>
        <w:pStyle w:val="Heading3"/>
        <w:widowControl w:val="0"/>
        <w:spacing w:before="281" w:after="281"/>
        <w:rPr>
          <w:rFonts w:ascii="Aptos" w:hAnsi="Aptos" w:eastAsia="Aptos" w:cs="Aptos"/>
          <w:color w:val="0F4761"/>
        </w:rPr>
      </w:pPr>
      <w:r w:rsidRPr="29842CFB">
        <w:rPr>
          <w:rFonts w:ascii="Aptos" w:hAnsi="Aptos" w:eastAsia="Aptos" w:cs="Aptos"/>
          <w:b/>
          <w:bCs/>
          <w:color w:val="0F4761"/>
          <w:lang w:val="en-US"/>
        </w:rPr>
        <w:t>Governance and Oversight</w:t>
      </w:r>
    </w:p>
    <w:p w:rsidR="000C4FA0" w:rsidP="29842CFB" w:rsidRDefault="43AC2257" w14:paraId="34CE0C82" w14:textId="06ECBFAD">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Bitcoin’s global opportunity becomes more investible when it is guided by clear governance. Merkle Value supports Bitcoin investing with institutional discipline and dependable safeguards.</w:t>
      </w:r>
    </w:p>
    <w:p w:rsidR="000C4FA0" w:rsidP="29842CFB" w:rsidRDefault="43AC2257" w14:paraId="420624D8" w14:textId="7C0CB2B8">
      <w:pPr>
        <w:pStyle w:val="ListParagraph"/>
        <w:widowControl w:val="0"/>
        <w:numPr>
          <w:ilvl w:val="0"/>
          <w:numId w:val="2"/>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Professional trustee oversight</w:t>
      </w:r>
    </w:p>
    <w:p w:rsidR="000C4FA0" w:rsidP="29842CFB" w:rsidRDefault="43AC2257" w14:paraId="5B3BA822" w14:textId="3C78B09D">
      <w:pPr>
        <w:pStyle w:val="ListParagraph"/>
        <w:widowControl w:val="0"/>
        <w:numPr>
          <w:ilvl w:val="0"/>
          <w:numId w:val="2"/>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Independent risk and compliance processes</w:t>
      </w:r>
    </w:p>
    <w:p w:rsidR="000C4FA0" w:rsidP="29842CFB" w:rsidRDefault="43AC2257" w14:paraId="2C7CE488" w14:textId="5BB73EC2">
      <w:pPr>
        <w:pStyle w:val="ListParagraph"/>
        <w:widowControl w:val="0"/>
        <w:numPr>
          <w:ilvl w:val="0"/>
          <w:numId w:val="2"/>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Institutional-grade audited custody</w:t>
      </w:r>
    </w:p>
    <w:p w:rsidR="000C4FA0" w:rsidP="29842CFB" w:rsidRDefault="43AC2257" w14:paraId="4D92CC1D" w14:textId="4D3883F4">
      <w:pPr>
        <w:pStyle w:val="ListParagraph"/>
        <w:widowControl w:val="0"/>
        <w:numPr>
          <w:ilvl w:val="0"/>
          <w:numId w:val="2"/>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Transparent fee structures</w:t>
      </w:r>
    </w:p>
    <w:p w:rsidR="000C4FA0" w:rsidP="29842CFB" w:rsidRDefault="43AC2257" w14:paraId="096B2D2D" w14:textId="7F92E2AD">
      <w:pPr>
        <w:pStyle w:val="ListParagraph"/>
        <w:widowControl w:val="0"/>
        <w:numPr>
          <w:ilvl w:val="0"/>
          <w:numId w:val="2"/>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Clear regulatory safeguards</w:t>
      </w:r>
    </w:p>
    <w:p w:rsidR="000C4FA0" w:rsidP="29842CFB" w:rsidRDefault="000C4FA0" w14:paraId="2DA97867" w14:textId="50A8CBC8">
      <w:pPr>
        <w:widowControl w:val="0"/>
        <w:spacing w:before="280" w:after="280"/>
        <w:rPr>
          <w:rFonts w:ascii="Aptos" w:hAnsi="Aptos" w:eastAsia="Aptos" w:cs="Aptos"/>
          <w:color w:val="000000" w:themeColor="text1"/>
          <w:sz w:val="24"/>
          <w:szCs w:val="24"/>
        </w:rPr>
      </w:pPr>
    </w:p>
    <w:p w:rsidR="000C4FA0" w:rsidP="29842CFB" w:rsidRDefault="43AC2257" w14:paraId="1F4E324B" w14:textId="019B687D">
      <w:pPr>
        <w:pStyle w:val="Heading3"/>
        <w:widowControl w:val="0"/>
        <w:spacing w:before="160"/>
        <w:rPr>
          <w:rFonts w:ascii="Aptos" w:hAnsi="Aptos" w:eastAsia="Aptos" w:cs="Aptos"/>
          <w:color w:val="0F4761"/>
        </w:rPr>
      </w:pPr>
      <w:r w:rsidRPr="29842CFB">
        <w:rPr>
          <w:rFonts w:ascii="Aptos" w:hAnsi="Aptos" w:eastAsia="Aptos" w:cs="Aptos"/>
          <w:b/>
          <w:bCs/>
          <w:color w:val="0F4761"/>
          <w:lang w:val="en-US"/>
        </w:rPr>
        <w:t>Page CTA</w:t>
      </w:r>
    </w:p>
    <w:p w:rsidR="000C4FA0" w:rsidP="29842CFB" w:rsidRDefault="43AC2257" w14:paraId="7DAE81EE" w14:textId="799512EA">
      <w:pPr>
        <w:widowControl w:val="0"/>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CTA:</w:t>
      </w:r>
      <w:r w:rsidRPr="29842CFB">
        <w:rPr>
          <w:rFonts w:ascii="Aptos" w:hAnsi="Aptos" w:eastAsia="Aptos" w:cs="Aptos"/>
          <w:color w:val="000000" w:themeColor="text1"/>
          <w:sz w:val="24"/>
          <w:szCs w:val="24"/>
          <w:lang w:val="en-US"/>
        </w:rPr>
        <w:t xml:space="preserve"> Learn More About Us</w:t>
      </w:r>
    </w:p>
    <w:p w:rsidR="000C4FA0" w:rsidP="29842CFB" w:rsidRDefault="43AC2257" w14:paraId="1AA291CF" w14:textId="1C3BE948">
      <w:pPr>
        <w:pStyle w:val="Heading3"/>
        <w:widowControl w:val="0"/>
        <w:spacing w:before="281" w:after="281"/>
        <w:rPr>
          <w:rFonts w:ascii="Aptos" w:hAnsi="Aptos" w:eastAsia="Aptos" w:cs="Aptos"/>
          <w:color w:val="0F4761"/>
        </w:rPr>
      </w:pPr>
      <w:r w:rsidRPr="29842CFB">
        <w:rPr>
          <w:rFonts w:ascii="Aptos" w:hAnsi="Aptos" w:eastAsia="Aptos" w:cs="Aptos"/>
          <w:b/>
          <w:bCs/>
          <w:color w:val="0F4761"/>
          <w:lang w:val="en-US"/>
        </w:rPr>
        <w:t>Footer Close</w:t>
      </w:r>
    </w:p>
    <w:p w:rsidR="000C4FA0" w:rsidP="29842CFB" w:rsidRDefault="43AC2257" w14:paraId="1A3546D9" w14:textId="2581B6AF">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 Visit the About Us page or contact our team to take the next step with confidence.</w:t>
      </w:r>
    </w:p>
    <w:p w:rsidR="000C4FA0" w:rsidP="29842CFB" w:rsidRDefault="43AC2257" w14:paraId="053FA7F0" w14:textId="0F6C10B3">
      <w:pPr>
        <w:pStyle w:val="Heading1"/>
        <w:widowControl w:val="0"/>
        <w:spacing w:before="360" w:after="80"/>
        <w:rPr>
          <w:rFonts w:ascii="Aptos" w:hAnsi="Aptos" w:eastAsia="Aptos" w:cs="Aptos"/>
          <w:color w:val="0F4761"/>
          <w:sz w:val="48"/>
          <w:szCs w:val="48"/>
        </w:rPr>
      </w:pPr>
      <w:r w:rsidRPr="29842CFB">
        <w:rPr>
          <w:rFonts w:ascii="Aptos" w:hAnsi="Aptos" w:eastAsia="Aptos" w:cs="Aptos"/>
          <w:b/>
          <w:bCs/>
          <w:color w:val="0F4761"/>
          <w:sz w:val="48"/>
          <w:szCs w:val="48"/>
          <w:lang w:val="en-US"/>
        </w:rPr>
        <w:t xml:space="preserve">PAGE 3 — About and Contact </w:t>
      </w:r>
    </w:p>
    <w:p w:rsidR="000C4FA0" w:rsidP="29842CFB" w:rsidRDefault="43AC2257" w14:paraId="3F61681D" w14:textId="43F5F55A">
      <w:pPr>
        <w:pStyle w:val="Heading2"/>
        <w:widowControl w:val="0"/>
        <w:spacing w:before="160" w:after="80"/>
        <w:rPr>
          <w:rFonts w:ascii="Aptos" w:hAnsi="Aptos" w:eastAsia="Aptos" w:cs="Aptos"/>
          <w:color w:val="0F4761"/>
          <w:sz w:val="36"/>
          <w:szCs w:val="36"/>
        </w:rPr>
      </w:pPr>
      <w:r w:rsidRPr="29842CFB">
        <w:rPr>
          <w:rFonts w:ascii="Aptos" w:hAnsi="Aptos" w:eastAsia="Aptos" w:cs="Aptos"/>
          <w:b/>
          <w:bCs/>
          <w:color w:val="0F4761"/>
          <w:sz w:val="36"/>
          <w:szCs w:val="36"/>
          <w:lang w:val="en-US"/>
        </w:rPr>
        <w:t xml:space="preserve">Build Long-Term  </w:t>
      </w:r>
    </w:p>
    <w:p w:rsidR="000C4FA0" w:rsidP="29842CFB" w:rsidRDefault="43AC2257" w14:paraId="652741B8" w14:textId="2EF009F3">
      <w:pPr>
        <w:pStyle w:val="Heading2"/>
        <w:widowControl w:val="0"/>
        <w:spacing w:before="160" w:after="80"/>
        <w:rPr>
          <w:rFonts w:ascii="Aptos" w:hAnsi="Aptos" w:eastAsia="Aptos" w:cs="Aptos"/>
          <w:color w:val="0F4761"/>
          <w:sz w:val="36"/>
          <w:szCs w:val="36"/>
        </w:rPr>
      </w:pPr>
      <w:r w:rsidRPr="29842CFB">
        <w:rPr>
          <w:rFonts w:ascii="Aptos" w:hAnsi="Aptos" w:eastAsia="Aptos" w:cs="Aptos"/>
          <w:b/>
          <w:bCs/>
          <w:color w:val="0F4761"/>
          <w:sz w:val="36"/>
          <w:szCs w:val="36"/>
          <w:lang w:val="en-US"/>
        </w:rPr>
        <w:t>Our Philosophy</w:t>
      </w:r>
    </w:p>
    <w:p w:rsidR="000C4FA0" w:rsidP="29842CFB" w:rsidRDefault="43AC2257" w14:paraId="5862145C" w14:textId="225C9B21">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Understand first. Invest next.</w:t>
      </w:r>
    </w:p>
    <w:p w:rsidR="000C4FA0" w:rsidP="29842CFB" w:rsidRDefault="43AC2257" w14:paraId="4F29209B" w14:textId="11E21393">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At Merkle Value, we believe knowledge must lead every Bitcoin decision. We structure and steward investor capital responsibly through institutional thinking and long-term discipline. Our mission is to simplify digital asset access so Indian investors participate confidently in the future of wealth.</w:t>
      </w:r>
    </w:p>
    <w:p w:rsidR="000C4FA0" w:rsidP="29842CFB" w:rsidRDefault="000C4FA0" w14:paraId="0AA3F0B4" w14:textId="762E9551">
      <w:pPr>
        <w:widowControl w:val="0"/>
        <w:spacing w:before="280" w:after="280"/>
        <w:rPr>
          <w:rFonts w:ascii="Aptos" w:hAnsi="Aptos" w:eastAsia="Aptos" w:cs="Aptos"/>
          <w:color w:val="000000" w:themeColor="text1"/>
          <w:sz w:val="24"/>
          <w:szCs w:val="24"/>
        </w:rPr>
      </w:pPr>
    </w:p>
    <w:p w:rsidR="000C4FA0" w:rsidP="29842CFB" w:rsidRDefault="43AC2257" w14:paraId="16378682" w14:textId="0F90270D">
      <w:pPr>
        <w:pStyle w:val="Heading2"/>
        <w:widowControl w:val="0"/>
        <w:spacing w:before="299" w:after="299"/>
        <w:rPr>
          <w:rFonts w:ascii="Aptos" w:hAnsi="Aptos" w:eastAsia="Aptos" w:cs="Aptos"/>
          <w:color w:val="0F4761"/>
          <w:sz w:val="36"/>
          <w:szCs w:val="36"/>
        </w:rPr>
      </w:pPr>
      <w:commentRangeStart w:id="73"/>
      <w:r w:rsidRPr="29842CFB">
        <w:rPr>
          <w:rFonts w:ascii="Aptos" w:hAnsi="Aptos" w:eastAsia="Aptos" w:cs="Aptos"/>
          <w:b/>
          <w:bCs/>
          <w:color w:val="0F4761"/>
          <w:sz w:val="36"/>
          <w:szCs w:val="36"/>
          <w:lang w:val="en-US"/>
        </w:rPr>
        <w:t>The Team Behind Merkle Value</w:t>
      </w:r>
      <w:commentRangeEnd w:id="73"/>
      <w:r w:rsidR="000C7799">
        <w:rPr>
          <w:rStyle w:val="CommentReference"/>
          <w:rFonts w:ascii="Aptos" w:hAnsi="Aptos" w:eastAsia="Aptos" w:cs="Aptos"/>
          <w:color w:val="0F4761"/>
          <w:sz w:val="36"/>
          <w:szCs w:val="36"/>
        </w:rPr>
        <w:commentReference w:id="73"/>
      </w:r>
    </w:p>
    <w:p w:rsidR="000C4FA0" w:rsidP="29842CFB" w:rsidRDefault="43AC2257" w14:paraId="3ACC649C" w14:textId="7EF4033B">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 Institutional experience guiding digital innovation.</w:t>
      </w:r>
    </w:p>
    <w:p w:rsidR="000C4FA0" w:rsidP="29842CFB" w:rsidRDefault="43AC2257" w14:paraId="761B59EF" w14:textId="52F5565C">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The Merkle Value team brings together decades of expertise across traditional finance, risk management, and digital assets. This blend of governance, research, and operations creates a reliable gateway to Bitcoin investing for India.</w:t>
      </w:r>
    </w:p>
    <w:p w:rsidR="000C4FA0" w:rsidP="29842CFB" w:rsidRDefault="000C4FA0" w14:paraId="0FA2CC2C" w14:textId="0EFB9007">
      <w:pPr>
        <w:widowControl w:val="0"/>
        <w:spacing w:before="280" w:after="280"/>
        <w:rPr>
          <w:rFonts w:ascii="Aptos" w:hAnsi="Aptos" w:eastAsia="Aptos" w:cs="Aptos"/>
          <w:color w:val="000000" w:themeColor="text1"/>
          <w:sz w:val="24"/>
          <w:szCs w:val="24"/>
        </w:rPr>
      </w:pPr>
    </w:p>
    <w:p w:rsidR="000C4FA0" w:rsidP="29842CFB" w:rsidRDefault="43AC2257" w14:paraId="6288C80B" w14:textId="2DAA6042">
      <w:pPr>
        <w:pStyle w:val="Heading3"/>
        <w:widowControl w:val="0"/>
        <w:spacing w:before="281" w:after="281"/>
        <w:rPr>
          <w:rFonts w:ascii="Aptos" w:hAnsi="Aptos" w:eastAsia="Aptos" w:cs="Aptos"/>
          <w:color w:val="0F4761"/>
        </w:rPr>
      </w:pPr>
      <w:r w:rsidRPr="29842CFB">
        <w:rPr>
          <w:rFonts w:ascii="Aptos" w:hAnsi="Aptos" w:eastAsia="Aptos" w:cs="Aptos"/>
          <w:b/>
          <w:bCs/>
          <w:color w:val="0F4761"/>
          <w:lang w:val="en-US"/>
        </w:rPr>
        <w:t>Leading the Vision: Bipin Chhaganbhai Patel — Chief Executive Officer</w:t>
      </w:r>
    </w:p>
    <w:p w:rsidR="000C4FA0" w:rsidP="29842CFB" w:rsidRDefault="43AC2257" w14:paraId="0872F655" w14:textId="262AA1C3">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 xml:space="preserve"> A lifetime built on market integrity and risk discipline.</w:t>
      </w:r>
    </w:p>
    <w:p w:rsidR="000C4FA0" w:rsidP="45681692" w:rsidRDefault="43AC2257" w14:paraId="500B7C60" w14:textId="03B700DF">
      <w:pPr>
        <w:widowControl w:val="0"/>
        <w:spacing w:after="200"/>
        <w:rPr>
          <w:rFonts w:ascii="Cambria" w:hAnsi="Cambria" w:eastAsia="Cambria" w:cs="Cambria"/>
          <w:color w:val="000000" w:themeColor="text1"/>
          <w:lang w:val="en-US"/>
        </w:rPr>
      </w:pPr>
      <w:r w:rsidRPr="45681692" w:rsidR="43AC2257">
        <w:rPr>
          <w:rFonts w:ascii="Cambria" w:hAnsi="Cambria" w:eastAsia="Cambria" w:cs="Cambria"/>
          <w:color w:val="000000" w:themeColor="text1" w:themeTint="FF" w:themeShade="FF"/>
          <w:lang w:val="en-US"/>
        </w:rPr>
        <w:t xml:space="preserve">Bipin Patel is the Chief Executive Officer of Merkle Value and a seasoned risk and market infrastructure professional with over three decades of experience across global financial markets. He holds a </w:t>
      </w:r>
      <w:r w:rsidRPr="45681692" w:rsidR="43AC2257">
        <w:rPr>
          <w:rFonts w:ascii="Cambria" w:hAnsi="Cambria" w:eastAsia="Cambria" w:cs="Cambria"/>
          <w:color w:val="000000" w:themeColor="text1" w:themeTint="FF" w:themeShade="FF"/>
          <w:lang w:val="en-US"/>
        </w:rPr>
        <w:t>Master’s</w:t>
      </w:r>
      <w:r w:rsidRPr="45681692" w:rsidR="43AC2257">
        <w:rPr>
          <w:rFonts w:ascii="Cambria" w:hAnsi="Cambria" w:eastAsia="Cambria" w:cs="Cambria"/>
          <w:color w:val="000000" w:themeColor="text1" w:themeTint="FF" w:themeShade="FF"/>
          <w:lang w:val="en-US"/>
        </w:rPr>
        <w:t xml:space="preserve"> degree in Theoretical Physics from the University of </w:t>
      </w:r>
      <w:r w:rsidRPr="45681692" w:rsidR="43AC2257">
        <w:rPr>
          <w:rFonts w:ascii="Cambria" w:hAnsi="Cambria" w:eastAsia="Cambria" w:cs="Cambria"/>
          <w:color w:val="000000" w:themeColor="text1" w:themeTint="FF" w:themeShade="FF"/>
          <w:lang w:val="en-US"/>
        </w:rPr>
        <w:t>Pennsylvania, and</w:t>
      </w:r>
      <w:r w:rsidRPr="45681692" w:rsidR="43AC2257">
        <w:rPr>
          <w:rFonts w:ascii="Cambria" w:hAnsi="Cambria" w:eastAsia="Cambria" w:cs="Cambria"/>
          <w:color w:val="000000" w:themeColor="text1" w:themeTint="FF" w:themeShade="FF"/>
          <w:lang w:val="en-US"/>
        </w:rPr>
        <w:t xml:space="preserve"> has built his career at the core of the global financial system, holding senior leadership and risk roles across exchanges, central clearing houses, and global investment banks</w:t>
      </w:r>
      <w:r w:rsidRPr="45681692" w:rsidR="050058F5">
        <w:rPr>
          <w:rFonts w:ascii="Cambria" w:hAnsi="Cambria" w:eastAsia="Cambria" w:cs="Cambria"/>
          <w:color w:val="000000" w:themeColor="text1" w:themeTint="FF" w:themeShade="FF"/>
          <w:lang w:val="en-US"/>
        </w:rPr>
        <w:t xml:space="preserve">, </w:t>
      </w:r>
      <w:r w:rsidRPr="45681692" w:rsidR="43AC2257">
        <w:rPr>
          <w:rFonts w:ascii="Cambria" w:hAnsi="Cambria" w:eastAsia="Cambria" w:cs="Cambria"/>
          <w:color w:val="000000" w:themeColor="text1" w:themeTint="FF" w:themeShade="FF"/>
          <w:lang w:val="en-US"/>
        </w:rPr>
        <w:t>including Hong Kong Exchanges and Clearing (HKEX). His work has consistently focused on market integrity, risk management, and the design of resilient financial infrastructure.</w:t>
      </w:r>
    </w:p>
    <w:p w:rsidR="000C4FA0" w:rsidP="29842CFB" w:rsidRDefault="43AC2257" w14:paraId="6B4D3E7F" w14:textId="79E1C9B5">
      <w:pPr>
        <w:widowControl w:val="0"/>
        <w:spacing w:after="200"/>
        <w:rPr>
          <w:rFonts w:ascii="Cambria" w:hAnsi="Cambria" w:eastAsia="Cambria" w:cs="Cambria"/>
          <w:color w:val="000000" w:themeColor="text1"/>
        </w:rPr>
      </w:pPr>
      <w:r w:rsidRPr="45681692" w:rsidR="43AC2257">
        <w:rPr>
          <w:rFonts w:ascii="Cambria" w:hAnsi="Cambria" w:eastAsia="Cambria" w:cs="Cambria"/>
          <w:color w:val="000000" w:themeColor="text1" w:themeTint="FF" w:themeShade="FF"/>
          <w:lang w:val="en-US"/>
        </w:rPr>
        <w:t xml:space="preserve">More than a decade ago, Bipin began </w:t>
      </w:r>
      <w:r w:rsidRPr="45681692" w:rsidR="43AC2257">
        <w:rPr>
          <w:rFonts w:ascii="Cambria" w:hAnsi="Cambria" w:eastAsia="Cambria" w:cs="Cambria"/>
          <w:color w:val="000000" w:themeColor="text1" w:themeTint="FF" w:themeShade="FF"/>
          <w:lang w:val="en-US"/>
        </w:rPr>
        <w:t>closely studying</w:t>
      </w:r>
      <w:r w:rsidRPr="45681692" w:rsidR="43AC2257">
        <w:rPr>
          <w:rFonts w:ascii="Cambria" w:hAnsi="Cambria" w:eastAsia="Cambria" w:cs="Cambria"/>
          <w:color w:val="000000" w:themeColor="text1" w:themeTint="FF" w:themeShade="FF"/>
          <w:lang w:val="en-US"/>
        </w:rPr>
        <w:t xml:space="preserve"> digital assets, initially through a lens shaped by skepticism and risk awareness. Across multiple market cycles, regulatory shifts, and technological evolution, that skepticism matured into conviction</w:t>
      </w:r>
      <w:r w:rsidRPr="45681692" w:rsidR="1AC77895">
        <w:rPr>
          <w:rFonts w:ascii="Cambria" w:hAnsi="Cambria" w:eastAsia="Cambria" w:cs="Cambria"/>
          <w:color w:val="000000" w:themeColor="text1" w:themeTint="FF" w:themeShade="FF"/>
          <w:lang w:val="en-US"/>
        </w:rPr>
        <w:t xml:space="preserve">, </w:t>
      </w:r>
      <w:r w:rsidRPr="45681692" w:rsidR="43AC2257">
        <w:rPr>
          <w:rFonts w:ascii="Cambria" w:hAnsi="Cambria" w:eastAsia="Cambria" w:cs="Cambria"/>
          <w:color w:val="000000" w:themeColor="text1" w:themeTint="FF" w:themeShade="FF"/>
          <w:lang w:val="en-US"/>
        </w:rPr>
        <w:t xml:space="preserve">driven not by price movements, but by Bitcoin’s structural scarcity, </w:t>
      </w:r>
      <w:r w:rsidRPr="45681692" w:rsidR="43AC2257">
        <w:rPr>
          <w:rFonts w:ascii="Cambria" w:hAnsi="Cambria" w:eastAsia="Cambria" w:cs="Cambria"/>
          <w:color w:val="000000" w:themeColor="text1" w:themeTint="FF" w:themeShade="FF"/>
          <w:lang w:val="en-US"/>
        </w:rPr>
        <w:t>decentralised</w:t>
      </w:r>
      <w:r w:rsidRPr="45681692" w:rsidR="43AC2257">
        <w:rPr>
          <w:rFonts w:ascii="Cambria" w:hAnsi="Cambria" w:eastAsia="Cambria" w:cs="Cambria"/>
          <w:color w:val="000000" w:themeColor="text1" w:themeTint="FF" w:themeShade="FF"/>
          <w:lang w:val="en-US"/>
        </w:rPr>
        <w:t xml:space="preserve"> architecture, and its emergence as a new form of monetary infrastructure. His experience in the digital asset space spans cryptocurrency asset management, quantitative trading strategies, and institutional-grade digital asset operations, giving him a rare, end-to-end perspective on the asset class.</w:t>
      </w:r>
    </w:p>
    <w:p w:rsidR="000C4FA0" w:rsidP="29842CFB" w:rsidRDefault="43AC2257" w14:paraId="3477104F" w14:textId="19409FA7">
      <w:pPr>
        <w:widowControl w:val="0"/>
        <w:spacing w:after="200"/>
        <w:rPr>
          <w:rFonts w:ascii="Cambria" w:hAnsi="Cambria" w:eastAsia="Cambria" w:cs="Cambria"/>
          <w:color w:val="000000" w:themeColor="text1"/>
          <w:lang w:val="en-US"/>
        </w:rPr>
      </w:pPr>
      <w:r w:rsidRPr="45681692" w:rsidR="43AC2257">
        <w:rPr>
          <w:rFonts w:ascii="Cambria" w:hAnsi="Cambria" w:eastAsia="Cambria" w:cs="Cambria"/>
          <w:color w:val="000000" w:themeColor="text1" w:themeTint="FF" w:themeShade="FF"/>
          <w:lang w:val="en-US"/>
        </w:rPr>
        <w:t xml:space="preserve">Merkle Value was founded at the intersection of these two worlds: traditional market discipline and digital asset innovation. Under Bipin’s leadership, the fund is built to offer Indian investors a compliant, transparent, and long-term gateway to Bitcoin — designed not for speculation, but for stewardship. He is currently authoring a book that </w:t>
      </w:r>
      <w:r w:rsidRPr="45681692" w:rsidR="2CA14CA4">
        <w:rPr>
          <w:rFonts w:ascii="Cambria" w:hAnsi="Cambria" w:eastAsia="Cambria" w:cs="Cambria"/>
          <w:color w:val="000000" w:themeColor="text1" w:themeTint="FF" w:themeShade="FF"/>
          <w:lang w:val="en-US"/>
        </w:rPr>
        <w:t>reflects</w:t>
      </w:r>
      <w:r w:rsidRPr="45681692" w:rsidR="43AC2257">
        <w:rPr>
          <w:rFonts w:ascii="Cambria" w:hAnsi="Cambria" w:eastAsia="Cambria" w:cs="Cambria"/>
          <w:color w:val="000000" w:themeColor="text1" w:themeTint="FF" w:themeShade="FF"/>
          <w:lang w:val="en-US"/>
        </w:rPr>
        <w:t xml:space="preserve"> his personal journey through digital assets and why they are shaping one of the most consequential financial transitions of this era.</w:t>
      </w:r>
    </w:p>
    <w:p w:rsidR="00785F3A" w:rsidP="29842CFB" w:rsidRDefault="00785F3A" w14:paraId="56AA7B08" w14:textId="77777777">
      <w:pPr>
        <w:widowControl w:val="0"/>
        <w:spacing w:after="200"/>
        <w:rPr>
          <w:rFonts w:ascii="Cambria" w:hAnsi="Cambria" w:eastAsia="Cambria" w:cs="Cambria"/>
          <w:color w:val="000000" w:themeColor="text1"/>
          <w:lang w:val="en-US"/>
        </w:rPr>
      </w:pPr>
    </w:p>
    <w:p w:rsidR="00785F3A" w:rsidP="00785F3A" w:rsidRDefault="00785F3A" w14:paraId="6C3262E7" w14:textId="77777777">
      <w:pPr>
        <w:rPr>
          <w:b w:val="1"/>
          <w:bCs w:val="1"/>
        </w:rPr>
      </w:pPr>
      <w:r w:rsidRPr="45681692" w:rsidR="00785F3A">
        <w:rPr>
          <w:b w:val="1"/>
          <w:bCs w:val="1"/>
        </w:rPr>
        <w:t>Amy Shuai — Group Chief Financial Officer</w:t>
      </w:r>
    </w:p>
    <w:p w:rsidR="00785F3A" w:rsidP="45681692" w:rsidRDefault="00785F3A" w14:paraId="64091BCC" w14:textId="54F95144">
      <w:pPr>
        <w:pStyle w:val="Normal"/>
        <w:rPr/>
      </w:pPr>
      <w:r w:rsidR="00785F3A">
        <w:rPr/>
        <w:t xml:space="preserve">Amy Shuai is Group Chief Financial Officer of Merkle Value and a Chartered Accountant with over twenty-five years’ experience across global financial markets, digital assets, and high-growth ventures. She holds a First Class </w:t>
      </w:r>
      <w:r w:rsidRPr="45681692" w:rsidR="5CF4BD34">
        <w:rPr>
          <w:rFonts w:ascii="Arial" w:hAnsi="Arial" w:eastAsia="Arial" w:cs="Arial"/>
          <w:b w:val="1"/>
          <w:bCs w:val="1"/>
          <w:i w:val="0"/>
          <w:iCs w:val="0"/>
          <w:caps w:val="0"/>
          <w:smallCaps w:val="0"/>
          <w:noProof w:val="0"/>
          <w:color w:val="0A0A0A"/>
          <w:sz w:val="24"/>
          <w:szCs w:val="24"/>
          <w:lang w:val="en-GB"/>
        </w:rPr>
        <w:t>MPhys</w:t>
      </w:r>
      <w:r w:rsidRPr="45681692" w:rsidR="5CF4BD34">
        <w:rPr>
          <w:rFonts w:ascii="Arial" w:hAnsi="Arial" w:eastAsia="Arial" w:cs="Arial"/>
          <w:b w:val="0"/>
          <w:bCs w:val="0"/>
          <w:i w:val="0"/>
          <w:iCs w:val="0"/>
          <w:caps w:val="0"/>
          <w:smallCaps w:val="0"/>
          <w:noProof w:val="0"/>
          <w:color w:val="0A0A0A"/>
          <w:sz w:val="24"/>
          <w:szCs w:val="24"/>
          <w:lang w:val="en-GB"/>
        </w:rPr>
        <w:t xml:space="preserve"> (Master of Physics)</w:t>
      </w:r>
      <w:r w:rsidR="00785F3A">
        <w:rPr/>
        <w:t xml:space="preserve"> from the University of Oxford, is a Fellow of the Institute of Chartered Accountants in England and Wales (ICAEW</w:t>
      </w:r>
      <w:r w:rsidR="185E8ED1">
        <w:rPr/>
        <w:t>) and</w:t>
      </w:r>
      <w:r w:rsidR="00785F3A">
        <w:rPr/>
        <w:t xml:space="preserve"> earned the Wilmott Certificate in Quantitative Finance with distinction.</w:t>
      </w:r>
    </w:p>
    <w:p w:rsidRPr="00195C37" w:rsidR="00785F3A" w:rsidP="00785F3A" w:rsidRDefault="00785F3A" w14:paraId="23AE218E" w14:textId="77777777">
      <w:pPr/>
    </w:p>
    <w:p w:rsidRPr="00195C37" w:rsidR="00785F3A" w:rsidP="00785F3A" w:rsidRDefault="00785F3A" w14:paraId="4C7C3FE5" w14:textId="77777777">
      <w:pPr>
        <w:rPr/>
      </w:pPr>
      <w:r w:rsidR="00785F3A">
        <w:rPr/>
        <w:t xml:space="preserve">Amy has built her career at the intersection of finance, risk, and operational control, holding senior roles at leading investment banks including UBS, Deutsche Bank, Daiwa Capital Markets, and Royal Bank of Scotland. Her </w:t>
      </w:r>
      <w:r w:rsidR="00785F3A">
        <w:rPr/>
        <w:t>expertise</w:t>
      </w:r>
      <w:r w:rsidR="00785F3A">
        <w:rPr/>
        <w:t xml:space="preserve"> spans valuation and model governance, derivatives control frameworks, reserving methodologies, and financial control.</w:t>
      </w:r>
    </w:p>
    <w:p w:rsidRPr="00195C37" w:rsidR="00785F3A" w:rsidP="00785F3A" w:rsidRDefault="00785F3A" w14:paraId="55AC056A" w14:textId="77777777">
      <w:pPr>
        <w:rPr/>
      </w:pPr>
      <w:r w:rsidR="00785F3A">
        <w:rPr/>
        <w:t>In the digital asset sector, Amy has served as CFO across Bitcoin mining, data-centre infrastructure, and quantitative crypto asset management businesses. Her responsibilities have included group consolidations, business restructurings, treasury operations, cash-flow and governance frameworks, audit oversight, and the design of scalable financial infrastructure across multi-jurisdictional groups.</w:t>
      </w:r>
    </w:p>
    <w:p w:rsidR="00785F3A" w:rsidP="00785F3A" w:rsidRDefault="00785F3A" w14:paraId="43588973" w14:textId="77777777">
      <w:pPr>
        <w:rPr/>
      </w:pPr>
      <w:r w:rsidR="00785F3A">
        <w:rPr/>
        <w:t>Amy brings together institutional financial discipline with entrepreneurial execution and deep digital asset experience, ensuring Merkle Value’s financial architecture is robust, transparent, and built for long-term scale.</w:t>
      </w:r>
    </w:p>
    <w:p w:rsidR="008310BF" w:rsidP="00785F3A" w:rsidRDefault="008310BF" w14:paraId="428324CF" w14:textId="77777777">
      <w:pPr/>
    </w:p>
    <w:p w:rsidR="008310BF" w:rsidP="00785F3A" w:rsidRDefault="008310BF" w14:paraId="653752C4" w14:textId="77777777">
      <w:pPr/>
    </w:p>
    <w:p w:rsidRPr="008310BF" w:rsidR="008310BF" w:rsidP="45681692" w:rsidRDefault="008310BF" w14:paraId="32D30598" w14:textId="487C5468">
      <w:pPr>
        <w:rPr>
          <w:b w:val="1"/>
          <w:bCs w:val="1"/>
          <w:rPrChange w:author="Abhinav Vellanki @ DCAS" w:date="2026-03-02T09:25:00Z" w16du:dateUtc="2026-03-02T05:25:00Z" w:id="159745406">
            <w:rPr>
              <w:lang w:val="en-US"/>
            </w:rPr>
          </w:rPrChange>
        </w:rPr>
      </w:pPr>
      <w:r w:rsidRPr="45681692" w:rsidR="008310BF">
        <w:rPr>
          <w:b w:val="1"/>
          <w:bCs w:val="1"/>
          <w:rPrChange w:author="Abhinav Vellanki @ DCAS" w:date="2026-03-02T09:25:00Z" w16du:dateUtc="2026-03-02T05:25:00Z" w:id="578562013">
            <w:rPr>
              <w:b w:val="1"/>
              <w:bCs w:val="1"/>
              <w:lang w:val="en-US"/>
            </w:rPr>
          </w:rPrChange>
        </w:rPr>
        <w:t>Ramandeep Singh</w:t>
      </w:r>
      <w:r w:rsidRPr="45681692" w:rsidR="008310BF">
        <w:rPr>
          <w:b w:val="1"/>
          <w:bCs w:val="1"/>
        </w:rPr>
        <w:t xml:space="preserve"> – </w:t>
      </w:r>
      <w:r w:rsidRPr="45681692" w:rsidR="008310BF">
        <w:rPr>
          <w:b w:val="1"/>
          <w:bCs w:val="1"/>
          <w:rPrChange w:author="Abhinav Vellanki @ DCAS" w:date="2026-03-02T09:25:00Z" w16du:dateUtc="2026-03-02T05:25:00Z" w:id="654039253">
            <w:rPr>
              <w:b w:val="1"/>
              <w:bCs w:val="1"/>
              <w:lang w:val="en-US"/>
            </w:rPr>
          </w:rPrChange>
        </w:rPr>
        <w:t>Independent Investment Advisor</w:t>
      </w:r>
    </w:p>
    <w:p w:rsidRPr="008310BF" w:rsidR="008310BF" w:rsidP="45681692" w:rsidRDefault="008310BF" w14:paraId="648A6CE3" w14:textId="77777777">
      <w:pPr>
        <w:rPr>
          <w:lang w:val="en-US"/>
        </w:rPr>
      </w:pPr>
      <w:r w:rsidRPr="45681692" w:rsidR="008310BF">
        <w:rPr>
          <w:lang w:val="en-US"/>
        </w:rPr>
        <w:t>Ramandeep Singh is an Independent Investment Advisor with over twenty years of experience across global derivatives markets, quantitative trading, and automated options strategies.</w:t>
      </w:r>
    </w:p>
    <w:p w:rsidR="008310BF" w:rsidP="45681692" w:rsidRDefault="008310BF" w14:paraId="2D80240C" w14:textId="77777777">
      <w:pPr>
        <w:rPr>
          <w:lang w:val="en-US"/>
        </w:rPr>
      </w:pPr>
      <w:r w:rsidRPr="45681692" w:rsidR="008310BF">
        <w:rPr>
          <w:lang w:val="en-US"/>
        </w:rPr>
        <w:t>He holds a Master of Business Administration in Finance from McGill University, Canada, and has completed Level II of the CFA Program. He also holds a Diploma in Electrical Engineering, reflecting a strong technical and analytical foundation that underpins his quantitative market approach.</w:t>
      </w:r>
    </w:p>
    <w:p w:rsidRPr="008310BF" w:rsidR="00B80EA1" w:rsidP="45681692" w:rsidRDefault="00B80EA1" w14:paraId="3C3B9A5B" w14:textId="77777777">
      <w:pPr>
        <w:rPr>
          <w:lang w:val="en-US"/>
        </w:rPr>
      </w:pPr>
    </w:p>
    <w:p w:rsidR="008310BF" w:rsidP="45681692" w:rsidRDefault="008310BF" w14:paraId="27F3A332" w14:textId="77777777">
      <w:pPr>
        <w:rPr>
          <w:lang w:val="en-US"/>
        </w:rPr>
      </w:pPr>
      <w:r w:rsidRPr="45681692" w:rsidR="008310BF">
        <w:rPr>
          <w:lang w:val="en-US"/>
        </w:rPr>
        <w:t xml:space="preserve">Ramandeep began his career in financial markets in Tokyo as a proprietary trader </w:t>
      </w:r>
      <w:r w:rsidRPr="45681692" w:rsidR="008310BF">
        <w:rPr>
          <w:lang w:val="en-US"/>
        </w:rPr>
        <w:t>specialising</w:t>
      </w:r>
      <w:r w:rsidRPr="45681692" w:rsidR="008310BF">
        <w:rPr>
          <w:lang w:val="en-US"/>
        </w:rPr>
        <w:t xml:space="preserve"> in index </w:t>
      </w:r>
      <w:r w:rsidRPr="45681692" w:rsidR="008310BF">
        <w:rPr>
          <w:lang w:val="en-US"/>
        </w:rPr>
        <w:t>options</w:t>
      </w:r>
      <w:r w:rsidRPr="45681692" w:rsidR="008310BF">
        <w:rPr>
          <w:lang w:val="en-US"/>
        </w:rPr>
        <w:t xml:space="preserve"> market making and volatility trading. His experience spans Nikkei, Kospi, Hang Seng, Taiwan Index, and JGB futures options markets, where he developed deep </w:t>
      </w:r>
      <w:r w:rsidRPr="45681692" w:rsidR="008310BF">
        <w:rPr>
          <w:lang w:val="en-US"/>
        </w:rPr>
        <w:t>expertise</w:t>
      </w:r>
      <w:r w:rsidRPr="45681692" w:rsidR="008310BF">
        <w:rPr>
          <w:lang w:val="en-US"/>
        </w:rPr>
        <w:t xml:space="preserve"> in derivatives pricing, volatility dynamics, and structured trading strategies.</w:t>
      </w:r>
    </w:p>
    <w:p w:rsidRPr="008310BF" w:rsidR="00B80EA1" w:rsidP="45681692" w:rsidRDefault="00B80EA1" w14:paraId="73D17FB0" w14:textId="77777777">
      <w:pPr>
        <w:rPr>
          <w:lang w:val="en-US"/>
        </w:rPr>
      </w:pPr>
    </w:p>
    <w:p w:rsidRPr="00DE61D0" w:rsidR="00DE61D0" w:rsidP="45681692" w:rsidRDefault="00DE61D0" w14:paraId="3EA4671D" w14:textId="28229EAF">
      <w:pPr>
        <w:rPr>
          <w:lang w:val="en-US"/>
        </w:rPr>
      </w:pPr>
      <w:r w:rsidRPr="45681692" w:rsidR="00DE61D0">
        <w:rPr>
          <w:lang w:val="en-US"/>
        </w:rPr>
        <w:t xml:space="preserve">As Founder of </w:t>
      </w:r>
      <w:r w:rsidRPr="45681692" w:rsidR="00DE61D0">
        <w:rPr>
          <w:lang w:val="en-US"/>
        </w:rPr>
        <w:t>Babeka</w:t>
      </w:r>
      <w:r w:rsidRPr="45681692" w:rsidR="00DE61D0">
        <w:rPr>
          <w:lang w:val="en-US"/>
        </w:rPr>
        <w:t xml:space="preserve"> Group Ltd and Options Edge Pvt Ltd, Ramandeep has </w:t>
      </w:r>
      <w:r w:rsidRPr="45681692" w:rsidR="00DE61D0">
        <w:rPr>
          <w:lang w:val="en-US"/>
        </w:rPr>
        <w:t>specialised</w:t>
      </w:r>
      <w:r w:rsidRPr="45681692" w:rsidR="00DE61D0">
        <w:rPr>
          <w:lang w:val="en-US"/>
        </w:rPr>
        <w:t xml:space="preserve"> in proprietary trading software and automated high-frequency options strategies across Asian index and Bitcoin options markets.</w:t>
      </w:r>
      <w:r w:rsidRPr="45681692" w:rsidR="00DE61D0">
        <w:rPr>
          <w:lang w:val="en-US"/>
        </w:rPr>
        <w:t xml:space="preserve"> </w:t>
      </w:r>
      <w:r w:rsidRPr="45681692" w:rsidR="00DE61D0">
        <w:rPr>
          <w:lang w:val="en-US"/>
        </w:rPr>
        <w:t xml:space="preserve">He combines quantitative </w:t>
      </w:r>
      <w:r w:rsidRPr="45681692" w:rsidR="00DE61D0">
        <w:rPr>
          <w:lang w:val="en-US"/>
        </w:rPr>
        <w:t>rigour</w:t>
      </w:r>
      <w:r w:rsidRPr="45681692" w:rsidR="00DE61D0">
        <w:rPr>
          <w:lang w:val="en-US"/>
        </w:rPr>
        <w:t xml:space="preserve">, technology-driven execution, and cross-market derivatives </w:t>
      </w:r>
      <w:r w:rsidRPr="45681692" w:rsidR="00DE61D0">
        <w:rPr>
          <w:lang w:val="en-US"/>
        </w:rPr>
        <w:t>expertise</w:t>
      </w:r>
      <w:r w:rsidRPr="45681692" w:rsidR="00DE61D0">
        <w:rPr>
          <w:lang w:val="en-US"/>
        </w:rPr>
        <w:t xml:space="preserve"> to support disciplined strategy design and risk management across traditional and digital asset markets.</w:t>
      </w:r>
    </w:p>
    <w:p w:rsidRPr="008310BF" w:rsidR="008310BF" w:rsidP="45681692" w:rsidRDefault="008310BF" w14:paraId="40808020" w14:textId="77777777">
      <w:pPr>
        <w:rPr>
          <w:lang w:val="en-US"/>
          <w:rPrChange w:author="Abhinav Vellanki @ DCAS" w:date="2026-03-02T09:24:00Z" w16du:dateUtc="2026-03-02T05:24:00Z" w:id="12950577">
            <w:rPr/>
          </w:rPrChange>
        </w:rPr>
      </w:pPr>
    </w:p>
    <w:p w:rsidR="00785F3A" w:rsidP="29842CFB" w:rsidRDefault="00785F3A" w14:paraId="4E85AAEF" w14:textId="77777777">
      <w:pPr>
        <w:widowControl w:val="0"/>
        <w:spacing w:after="200"/>
        <w:rPr>
          <w:rFonts w:ascii="Cambria" w:hAnsi="Cambria" w:eastAsia="Cambria" w:cs="Cambria"/>
          <w:color w:val="000000" w:themeColor="text1"/>
        </w:rPr>
      </w:pPr>
    </w:p>
    <w:p w:rsidR="000C4FA0" w:rsidP="29842CFB" w:rsidRDefault="43AC2257" w14:paraId="4520BD5A" w14:textId="668AF80A">
      <w:pPr>
        <w:pStyle w:val="Heading2"/>
        <w:widowControl w:val="0"/>
        <w:spacing w:before="299" w:after="299"/>
        <w:rPr>
          <w:rFonts w:ascii="Aptos" w:hAnsi="Aptos" w:eastAsia="Aptos" w:cs="Aptos"/>
          <w:color w:val="0F4761"/>
          <w:sz w:val="36"/>
          <w:szCs w:val="36"/>
        </w:rPr>
      </w:pPr>
      <w:r w:rsidRPr="29842CFB">
        <w:rPr>
          <w:rFonts w:ascii="Aptos" w:hAnsi="Aptos" w:eastAsia="Aptos" w:cs="Aptos"/>
          <w:b/>
          <w:bCs/>
          <w:color w:val="0F4761"/>
          <w:sz w:val="36"/>
          <w:szCs w:val="36"/>
          <w:lang w:val="en-US"/>
        </w:rPr>
        <w:t>Transparency and Reporting</w:t>
      </w:r>
    </w:p>
    <w:p w:rsidR="000C4FA0" w:rsidP="29842CFB" w:rsidRDefault="43AC2257" w14:paraId="2794B111" w14:textId="5B3890C8">
      <w:pPr>
        <w:widowControl w:val="0"/>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One-liner:</w:t>
      </w:r>
      <w:r w:rsidRPr="29842CFB">
        <w:rPr>
          <w:rFonts w:ascii="Aptos" w:hAnsi="Aptos" w:eastAsia="Aptos" w:cs="Aptos"/>
          <w:color w:val="000000" w:themeColor="text1"/>
          <w:sz w:val="24"/>
          <w:szCs w:val="24"/>
          <w:lang w:val="en-US"/>
        </w:rPr>
        <w:t xml:space="preserve"> Clear commitments to every investor.</w:t>
      </w:r>
    </w:p>
    <w:p w:rsidR="000C4FA0" w:rsidP="29842CFB" w:rsidRDefault="43AC2257" w14:paraId="018A3832" w14:textId="365F67A3">
      <w:pPr>
        <w:pStyle w:val="ListParagraph"/>
        <w:widowControl w:val="0"/>
        <w:numPr>
          <w:ilvl w:val="0"/>
          <w:numId w:val="1"/>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Full disclosure of market risks</w:t>
      </w:r>
    </w:p>
    <w:p w:rsidR="000C4FA0" w:rsidP="29842CFB" w:rsidRDefault="43AC2257" w14:paraId="1741B1D3" w14:textId="79148AFA">
      <w:pPr>
        <w:pStyle w:val="ListParagraph"/>
        <w:widowControl w:val="0"/>
        <w:numPr>
          <w:ilvl w:val="0"/>
          <w:numId w:val="1"/>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Transparent fee structures</w:t>
      </w:r>
    </w:p>
    <w:p w:rsidR="000C4FA0" w:rsidP="29842CFB" w:rsidRDefault="43AC2257" w14:paraId="3394559F" w14:textId="74807D0A">
      <w:pPr>
        <w:pStyle w:val="ListParagraph"/>
        <w:widowControl w:val="0"/>
        <w:numPr>
          <w:ilvl w:val="0"/>
          <w:numId w:val="1"/>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Independent audits and safeguards</w:t>
      </w:r>
    </w:p>
    <w:p w:rsidR="000C4FA0" w:rsidP="29842CFB" w:rsidRDefault="43AC2257" w14:paraId="3790CD6F" w14:textId="218EE75B">
      <w:pPr>
        <w:pStyle w:val="ListParagraph"/>
        <w:widowControl w:val="0"/>
        <w:numPr>
          <w:ilvl w:val="0"/>
          <w:numId w:val="1"/>
        </w:numPr>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Strong institutional governance</w:t>
      </w:r>
    </w:p>
    <w:p w:rsidR="000C4FA0" w:rsidP="29842CFB" w:rsidRDefault="000C4FA0" w14:paraId="0A645F55" w14:textId="29F1AC01">
      <w:pPr>
        <w:widowControl w:val="0"/>
        <w:spacing w:before="280" w:after="280"/>
        <w:rPr>
          <w:rFonts w:ascii="Aptos" w:hAnsi="Aptos" w:eastAsia="Aptos" w:cs="Aptos"/>
          <w:color w:val="000000" w:themeColor="text1"/>
          <w:sz w:val="24"/>
          <w:szCs w:val="24"/>
        </w:rPr>
      </w:pPr>
    </w:p>
    <w:p w:rsidR="000C4FA0" w:rsidP="29842CFB" w:rsidRDefault="43AC2257" w14:paraId="634D5C87" w14:textId="6D62C44E">
      <w:pPr>
        <w:pStyle w:val="Heading2"/>
        <w:widowControl w:val="0"/>
        <w:spacing w:before="299" w:after="299"/>
        <w:rPr>
          <w:rFonts w:ascii="Aptos" w:hAnsi="Aptos" w:eastAsia="Aptos" w:cs="Aptos"/>
          <w:color w:val="0F4761"/>
          <w:sz w:val="36"/>
          <w:szCs w:val="36"/>
        </w:rPr>
      </w:pPr>
      <w:r w:rsidRPr="29842CFB">
        <w:rPr>
          <w:rFonts w:ascii="Aptos" w:hAnsi="Aptos" w:eastAsia="Aptos" w:cs="Aptos"/>
          <w:b/>
          <w:bCs/>
          <w:color w:val="0F4761"/>
          <w:sz w:val="36"/>
          <w:szCs w:val="36"/>
          <w:lang w:val="en-US"/>
        </w:rPr>
        <w:t>Our Partners</w:t>
      </w:r>
    </w:p>
    <w:p w:rsidR="000C4FA0" w:rsidP="29842CFB" w:rsidRDefault="43AC2257" w14:paraId="7A784884" w14:textId="3B6694B5">
      <w:pPr>
        <w:widowControl w:val="0"/>
        <w:spacing w:before="240" w:after="240"/>
        <w:rPr>
          <w:rFonts w:ascii="Aptos" w:hAnsi="Aptos" w:eastAsia="Aptos" w:cs="Aptos"/>
          <w:color w:val="000000" w:themeColor="text1"/>
          <w:sz w:val="24"/>
          <w:szCs w:val="24"/>
        </w:rPr>
      </w:pPr>
      <w:r w:rsidRPr="29842CFB">
        <w:rPr>
          <w:rFonts w:ascii="Aptos" w:hAnsi="Aptos" w:eastAsia="Aptos" w:cs="Aptos"/>
          <w:color w:val="000000" w:themeColor="text1"/>
          <w:sz w:val="24"/>
          <w:szCs w:val="24"/>
          <w:lang w:val="en-US"/>
        </w:rPr>
        <w:t>A trusted ecosystem supporting Merkle Value.</w:t>
      </w:r>
    </w:p>
    <w:p w:rsidR="000C4FA0" w:rsidP="29842CFB" w:rsidRDefault="43AC2257" w14:paraId="3A35CF29" w14:textId="0353CAB5">
      <w:pPr>
        <w:widowControl w:val="0"/>
        <w:spacing w:before="240" w:after="240"/>
        <w:rPr>
          <w:rFonts w:ascii="Aptos" w:hAnsi="Aptos" w:eastAsia="Aptos" w:cs="Aptos"/>
          <w:color w:val="000000" w:themeColor="text1"/>
          <w:sz w:val="24"/>
          <w:szCs w:val="24"/>
          <w:lang w:val="en-US"/>
        </w:rPr>
      </w:pPr>
      <w:r w:rsidRPr="45681692" w:rsidR="43AC2257">
        <w:rPr>
          <w:rFonts w:ascii="Aptos" w:hAnsi="Aptos" w:eastAsia="Aptos" w:cs="Aptos"/>
          <w:color w:val="000000" w:themeColor="text1" w:themeTint="FF" w:themeShade="FF"/>
          <w:sz w:val="24"/>
          <w:szCs w:val="24"/>
          <w:lang w:val="en-US"/>
        </w:rPr>
        <w:t>We collaborate with respected partners across custody, compliance, and financial infrastructure to ensure Indian investors receive confidence at every layer of the Merkle Value experience.</w:t>
      </w:r>
    </w:p>
    <w:p w:rsidR="009208C4" w:rsidP="009208C4" w:rsidRDefault="009208C4" w14:paraId="300EC125" w14:textId="411485E1">
      <w:pPr>
        <w:pStyle w:val="Default"/>
        <w:rPr>
          <w:sz w:val="22"/>
          <w:szCs w:val="22"/>
        </w:rPr>
      </w:pPr>
      <w:commentRangeStart w:id="114"/>
      <w:r w:rsidRPr="45681692" w:rsidR="009208C4">
        <w:rPr>
          <w:b w:val="1"/>
          <w:bCs w:val="1"/>
          <w:sz w:val="22"/>
          <w:szCs w:val="22"/>
        </w:rPr>
        <w:t>F</w:t>
      </w:r>
      <w:r w:rsidRPr="45681692" w:rsidR="009208C4">
        <w:rPr>
          <w:b w:val="1"/>
          <w:bCs w:val="1"/>
          <w:sz w:val="22"/>
          <w:szCs w:val="22"/>
        </w:rPr>
        <w:t xml:space="preserve">und Management Entity: </w:t>
      </w:r>
      <w:r w:rsidRPr="45681692" w:rsidR="009208C4">
        <w:rPr>
          <w:sz w:val="22"/>
          <w:szCs w:val="22"/>
        </w:rPr>
        <w:t xml:space="preserve">Caravella Asset Management (IFSC) Private Limited </w:t>
      </w:r>
    </w:p>
    <w:p w:rsidR="009208C4" w:rsidP="009208C4" w:rsidRDefault="009208C4" w14:paraId="1FC39444" w14:textId="5197AC0E">
      <w:pPr>
        <w:pStyle w:val="Default"/>
        <w:rPr>
          <w:sz w:val="22"/>
          <w:szCs w:val="22"/>
        </w:rPr>
      </w:pPr>
    </w:p>
    <w:p w:rsidR="009208C4" w:rsidP="009208C4" w:rsidRDefault="009208C4" w14:paraId="36CECCEB" w14:textId="36981529">
      <w:pPr>
        <w:pStyle w:val="Default"/>
        <w:rPr>
          <w:sz w:val="22"/>
          <w:szCs w:val="22"/>
        </w:rPr>
      </w:pPr>
      <w:r w:rsidRPr="45681692" w:rsidR="009208C4">
        <w:rPr>
          <w:b w:val="1"/>
          <w:bCs w:val="1"/>
          <w:sz w:val="22"/>
          <w:szCs w:val="22"/>
        </w:rPr>
        <w:t>Trustee</w:t>
      </w:r>
      <w:r w:rsidRPr="45681692" w:rsidR="009208C4">
        <w:rPr>
          <w:b w:val="1"/>
          <w:bCs w:val="1"/>
          <w:sz w:val="22"/>
          <w:szCs w:val="22"/>
        </w:rPr>
        <w:t xml:space="preserve">: </w:t>
      </w:r>
      <w:r w:rsidRPr="45681692" w:rsidR="009208C4">
        <w:rPr>
          <w:sz w:val="22"/>
          <w:szCs w:val="22"/>
        </w:rPr>
        <w:t xml:space="preserve">Axis Trustee Services Limited (GIFT City Branch) </w:t>
      </w:r>
    </w:p>
    <w:p w:rsidR="009208C4" w:rsidP="009208C4" w:rsidRDefault="009208C4" w14:paraId="77447F31" w14:textId="2D4C01C6">
      <w:pPr>
        <w:pStyle w:val="Default"/>
        <w:rPr>
          <w:sz w:val="22"/>
          <w:szCs w:val="22"/>
        </w:rPr>
      </w:pPr>
    </w:p>
    <w:p w:rsidR="009208C4" w:rsidP="45681692" w:rsidRDefault="009208C4" w14:paraId="1BC60990" w14:textId="1769A25F">
      <w:pPr>
        <w:pStyle w:val="Default"/>
        <w:rPr>
          <w:sz w:val="22"/>
          <w:szCs w:val="22"/>
          <w:lang w:val="en-US"/>
        </w:rPr>
      </w:pPr>
      <w:r w:rsidRPr="45681692" w:rsidR="009208C4">
        <w:rPr>
          <w:b w:val="1"/>
          <w:bCs w:val="1"/>
          <w:sz w:val="22"/>
          <w:szCs w:val="22"/>
          <w:lang w:val="en-US"/>
        </w:rPr>
        <w:t>Legal Advisor</w:t>
      </w:r>
      <w:r w:rsidRPr="45681692" w:rsidR="009208C4">
        <w:rPr>
          <w:b w:val="1"/>
          <w:bCs w:val="1"/>
          <w:sz w:val="22"/>
          <w:szCs w:val="22"/>
          <w:lang w:val="en-US"/>
        </w:rPr>
        <w:t xml:space="preserve">: </w:t>
      </w:r>
      <w:r w:rsidRPr="45681692" w:rsidR="009208C4">
        <w:rPr>
          <w:sz w:val="22"/>
          <w:szCs w:val="22"/>
          <w:lang w:val="en-US"/>
        </w:rPr>
        <w:t xml:space="preserve">Cyril </w:t>
      </w:r>
      <w:r w:rsidRPr="45681692" w:rsidR="009208C4">
        <w:rPr>
          <w:sz w:val="22"/>
          <w:szCs w:val="22"/>
          <w:lang w:val="en-US"/>
        </w:rPr>
        <w:t>Amarchand</w:t>
      </w:r>
      <w:r w:rsidRPr="45681692" w:rsidR="009208C4">
        <w:rPr>
          <w:sz w:val="22"/>
          <w:szCs w:val="22"/>
          <w:lang w:val="en-US"/>
        </w:rPr>
        <w:t xml:space="preserve"> </w:t>
      </w:r>
      <w:r w:rsidRPr="45681692" w:rsidR="009208C4">
        <w:rPr>
          <w:sz w:val="22"/>
          <w:szCs w:val="22"/>
          <w:lang w:val="en-US"/>
        </w:rPr>
        <w:t>Mangaldas</w:t>
      </w:r>
      <w:r w:rsidRPr="45681692" w:rsidR="009208C4">
        <w:rPr>
          <w:sz w:val="22"/>
          <w:szCs w:val="22"/>
          <w:lang w:val="en-US"/>
        </w:rPr>
        <w:t xml:space="preserve"> - OFC </w:t>
      </w:r>
    </w:p>
    <w:p w:rsidR="009208C4" w:rsidP="009208C4" w:rsidRDefault="009208C4" w14:paraId="33E742CE" w14:textId="59154603">
      <w:pPr>
        <w:pStyle w:val="Default"/>
        <w:rPr>
          <w:sz w:val="22"/>
          <w:szCs w:val="22"/>
        </w:rPr>
      </w:pPr>
    </w:p>
    <w:p w:rsidR="009208C4" w:rsidP="009208C4" w:rsidRDefault="009208C4" w14:paraId="36C01F3D" w14:textId="037B3949">
      <w:pPr>
        <w:pStyle w:val="Default"/>
        <w:rPr>
          <w:sz w:val="22"/>
          <w:szCs w:val="22"/>
        </w:rPr>
      </w:pPr>
      <w:r w:rsidRPr="45681692" w:rsidR="009208C4">
        <w:rPr>
          <w:b w:val="1"/>
          <w:bCs w:val="1"/>
          <w:sz w:val="22"/>
          <w:szCs w:val="22"/>
        </w:rPr>
        <w:t>Tax Advisor</w:t>
      </w:r>
      <w:r w:rsidRPr="45681692" w:rsidR="009208C4">
        <w:rPr>
          <w:b w:val="1"/>
          <w:bCs w:val="1"/>
          <w:sz w:val="22"/>
          <w:szCs w:val="22"/>
        </w:rPr>
        <w:t xml:space="preserve">: </w:t>
      </w:r>
      <w:r w:rsidRPr="45681692" w:rsidR="009208C4">
        <w:rPr>
          <w:sz w:val="22"/>
          <w:szCs w:val="22"/>
        </w:rPr>
        <w:t xml:space="preserve">Dhruva Advisors LLP </w:t>
      </w:r>
      <w:commentRangeEnd w:id="114"/>
      <w:r>
        <w:rPr>
          <w:rStyle w:val="CommentReference"/>
        </w:rPr>
        <w:commentReference w:id="114"/>
      </w:r>
    </w:p>
    <w:p w:rsidR="000C4FA0" w:rsidP="45681692" w:rsidRDefault="000C4FA0" w14:paraId="430B5A0D" w14:textId="45542EA3">
      <w:pPr>
        <w:pStyle w:val="Normal"/>
        <w:widowControl w:val="0"/>
        <w:spacing w:before="280" w:after="280"/>
        <w:rPr>
          <w:sz w:val="22"/>
          <w:szCs w:val="22"/>
        </w:rPr>
      </w:pPr>
    </w:p>
    <w:p w:rsidR="071E284D" w:rsidP="45681692" w:rsidRDefault="071E284D" w14:paraId="517BEF49" w14:textId="59A6F899">
      <w:pPr>
        <w:pStyle w:val="Heading2"/>
        <w:rPr>
          <w:rFonts w:ascii="Aptos" w:hAnsi="Aptos" w:eastAsia="Aptos" w:cs="Aptos"/>
          <w:b w:val="1"/>
          <w:bCs w:val="1"/>
          <w:noProof w:val="0"/>
          <w:color w:val="1F497D" w:themeColor="text2" w:themeTint="FF" w:themeShade="FF"/>
          <w:sz w:val="24"/>
          <w:szCs w:val="24"/>
          <w:lang w:val="en-US"/>
        </w:rPr>
      </w:pPr>
      <w:r w:rsidRPr="45681692" w:rsidR="071E284D">
        <w:rPr>
          <w:noProof w:val="0"/>
          <w:color w:val="1F497D" w:themeColor="text2" w:themeTint="FF" w:themeShade="FF"/>
          <w:lang w:val="en-US"/>
        </w:rPr>
        <w:t xml:space="preserve">Who May Participate: Investor Eligibility Criteria </w:t>
      </w:r>
    </w:p>
    <w:p w:rsidR="071E284D" w:rsidP="45681692" w:rsidRDefault="071E284D" w14:paraId="220CC00C">
      <w:pPr>
        <w:widowControl w:val="0"/>
        <w:spacing w:before="240" w:after="240"/>
        <w:rPr>
          <w:rFonts w:ascii="Aptos" w:hAnsi="Aptos" w:eastAsia="Aptos" w:cs="Aptos"/>
          <w:color w:val="000000" w:themeColor="text1" w:themeTint="FF" w:themeShade="FF"/>
          <w:sz w:val="24"/>
          <w:szCs w:val="24"/>
          <w:lang w:val="en-US"/>
        </w:rPr>
      </w:pPr>
      <w:r w:rsidRPr="45681692" w:rsidR="071E284D">
        <w:rPr>
          <w:rFonts w:ascii="Aptos" w:hAnsi="Aptos" w:eastAsia="Aptos" w:cs="Aptos"/>
          <w:color w:val="000000" w:themeColor="text1" w:themeTint="FF" w:themeShade="FF"/>
          <w:sz w:val="24"/>
          <w:szCs w:val="24"/>
          <w:lang w:val="en-US"/>
        </w:rPr>
        <w:t xml:space="preserve">This Fund is established as a </w:t>
      </w:r>
      <w:r w:rsidRPr="45681692" w:rsidR="071E284D">
        <w:rPr>
          <w:rFonts w:ascii="Aptos" w:hAnsi="Aptos" w:eastAsia="Aptos" w:cs="Aptos"/>
          <w:b w:val="1"/>
          <w:bCs w:val="1"/>
          <w:color w:val="000000" w:themeColor="text1" w:themeTint="FF" w:themeShade="FF"/>
          <w:sz w:val="24"/>
          <w:szCs w:val="24"/>
          <w:lang w:val="en-US"/>
        </w:rPr>
        <w:t>Category III Alternative Investment Fund (Non-Retail Scheme)</w:t>
      </w:r>
      <w:r w:rsidRPr="45681692" w:rsidR="071E284D">
        <w:rPr>
          <w:rFonts w:ascii="Aptos" w:hAnsi="Aptos" w:eastAsia="Aptos" w:cs="Aptos"/>
          <w:color w:val="000000" w:themeColor="text1" w:themeTint="FF" w:themeShade="FF"/>
          <w:sz w:val="24"/>
          <w:szCs w:val="24"/>
          <w:lang w:val="en-US"/>
        </w:rPr>
        <w:t xml:space="preserve"> under the International Financial Services Centres Authority (Fund Management) Regulations, 2022, as amended from time to time.</w:t>
      </w:r>
    </w:p>
    <w:p w:rsidR="071E284D" w:rsidP="45681692" w:rsidRDefault="071E284D" w14:paraId="5D0F5D81">
      <w:pPr>
        <w:widowControl w:val="0"/>
        <w:spacing w:before="240" w:after="240"/>
        <w:rPr>
          <w:rFonts w:ascii="Aptos" w:hAnsi="Aptos" w:eastAsia="Aptos" w:cs="Aptos"/>
          <w:color w:val="000000" w:themeColor="text1" w:themeTint="FF" w:themeShade="FF"/>
          <w:sz w:val="24"/>
          <w:szCs w:val="24"/>
          <w:lang w:val="en-US"/>
        </w:rPr>
      </w:pPr>
      <w:r w:rsidRPr="45681692" w:rsidR="071E284D">
        <w:rPr>
          <w:rFonts w:ascii="Aptos" w:hAnsi="Aptos" w:eastAsia="Aptos" w:cs="Aptos"/>
          <w:color w:val="000000" w:themeColor="text1" w:themeTint="FF" w:themeShade="FF"/>
          <w:sz w:val="24"/>
          <w:szCs w:val="24"/>
          <w:lang w:val="en-US"/>
        </w:rPr>
        <w:t xml:space="preserve">Units of the Fund are offered strictly on a </w:t>
      </w:r>
      <w:r w:rsidRPr="45681692" w:rsidR="071E284D">
        <w:rPr>
          <w:rFonts w:ascii="Aptos" w:hAnsi="Aptos" w:eastAsia="Aptos" w:cs="Aptos"/>
          <w:b w:val="1"/>
          <w:bCs w:val="1"/>
          <w:color w:val="000000" w:themeColor="text1" w:themeTint="FF" w:themeShade="FF"/>
          <w:sz w:val="24"/>
          <w:szCs w:val="24"/>
          <w:lang w:val="en-US"/>
        </w:rPr>
        <w:t>private placement basis</w:t>
      </w:r>
      <w:r w:rsidRPr="45681692" w:rsidR="071E284D">
        <w:rPr>
          <w:rFonts w:ascii="Aptos" w:hAnsi="Aptos" w:eastAsia="Aptos" w:cs="Aptos"/>
          <w:color w:val="000000" w:themeColor="text1" w:themeTint="FF" w:themeShade="FF"/>
          <w:sz w:val="24"/>
          <w:szCs w:val="24"/>
          <w:lang w:val="en-US"/>
        </w:rPr>
        <w:t xml:space="preserve"> and are available only to </w:t>
      </w:r>
      <w:r w:rsidRPr="45681692" w:rsidR="071E284D">
        <w:rPr>
          <w:rFonts w:ascii="Aptos" w:hAnsi="Aptos" w:eastAsia="Aptos" w:cs="Aptos"/>
          <w:b w:val="1"/>
          <w:bCs w:val="1"/>
          <w:color w:val="000000" w:themeColor="text1" w:themeTint="FF" w:themeShade="FF"/>
          <w:sz w:val="24"/>
          <w:szCs w:val="24"/>
          <w:lang w:val="en-US"/>
        </w:rPr>
        <w:t>Non-Retail Investors</w:t>
      </w:r>
      <w:r w:rsidRPr="45681692" w:rsidR="071E284D">
        <w:rPr>
          <w:rFonts w:ascii="Aptos" w:hAnsi="Aptos" w:eastAsia="Aptos" w:cs="Aptos"/>
          <w:color w:val="000000" w:themeColor="text1" w:themeTint="FF" w:themeShade="FF"/>
          <w:sz w:val="24"/>
          <w:szCs w:val="24"/>
          <w:lang w:val="en-US"/>
        </w:rPr>
        <w:t>, including:</w:t>
      </w:r>
    </w:p>
    <w:p w:rsidR="071E284D" w:rsidP="45681692" w:rsidRDefault="071E284D" w14:paraId="69C655D1">
      <w:pPr>
        <w:widowControl w:val="0"/>
        <w:numPr>
          <w:ilvl w:val="0"/>
          <w:numId w:val="11"/>
        </w:numPr>
        <w:spacing w:before="240" w:after="240"/>
        <w:rPr>
          <w:rFonts w:ascii="Aptos" w:hAnsi="Aptos" w:eastAsia="Aptos" w:cs="Aptos"/>
          <w:color w:val="000000" w:themeColor="text1" w:themeTint="FF" w:themeShade="FF"/>
          <w:sz w:val="24"/>
          <w:szCs w:val="24"/>
          <w:lang w:val="en-US"/>
        </w:rPr>
      </w:pPr>
      <w:r w:rsidRPr="45681692" w:rsidR="071E284D">
        <w:rPr>
          <w:rFonts w:ascii="Aptos" w:hAnsi="Aptos" w:eastAsia="Aptos" w:cs="Aptos"/>
          <w:color w:val="000000" w:themeColor="text1" w:themeTint="FF" w:themeShade="FF"/>
          <w:sz w:val="24"/>
          <w:szCs w:val="24"/>
          <w:lang w:val="en-US"/>
        </w:rPr>
        <w:t>Accredited Investors as defined under applicable IFSCA regulations;</w:t>
      </w:r>
    </w:p>
    <w:p w:rsidR="071E284D" w:rsidP="45681692" w:rsidRDefault="071E284D" w14:paraId="59227BD2">
      <w:pPr>
        <w:widowControl w:val="0"/>
        <w:numPr>
          <w:ilvl w:val="0"/>
          <w:numId w:val="11"/>
        </w:numPr>
        <w:spacing w:before="240" w:after="240"/>
        <w:rPr>
          <w:rFonts w:ascii="Aptos" w:hAnsi="Aptos" w:eastAsia="Aptos" w:cs="Aptos"/>
          <w:color w:val="000000" w:themeColor="text1" w:themeTint="FF" w:themeShade="FF"/>
          <w:sz w:val="24"/>
          <w:szCs w:val="24"/>
          <w:lang w:val="en-US"/>
        </w:rPr>
      </w:pPr>
      <w:r w:rsidRPr="45681692" w:rsidR="071E284D">
        <w:rPr>
          <w:rFonts w:ascii="Aptos" w:hAnsi="Aptos" w:eastAsia="Aptos" w:cs="Aptos"/>
          <w:color w:val="000000" w:themeColor="text1" w:themeTint="FF" w:themeShade="FF"/>
          <w:sz w:val="24"/>
          <w:szCs w:val="24"/>
          <w:lang w:val="en-US"/>
        </w:rPr>
        <w:t>Institutional investors such as banks, insurance companies, pension funds, sovereign wealth funds, multilateral agencies, and regulated financial institutions;</w:t>
      </w:r>
    </w:p>
    <w:p w:rsidR="071E284D" w:rsidP="45681692" w:rsidRDefault="071E284D" w14:paraId="4511C4CC">
      <w:pPr>
        <w:widowControl w:val="0"/>
        <w:numPr>
          <w:ilvl w:val="0"/>
          <w:numId w:val="11"/>
        </w:numPr>
        <w:spacing w:before="240" w:after="240"/>
        <w:rPr>
          <w:rFonts w:ascii="Aptos" w:hAnsi="Aptos" w:eastAsia="Aptos" w:cs="Aptos"/>
          <w:color w:val="000000" w:themeColor="text1" w:themeTint="FF" w:themeShade="FF"/>
          <w:sz w:val="24"/>
          <w:szCs w:val="24"/>
          <w:lang w:val="en-US"/>
        </w:rPr>
      </w:pPr>
      <w:r w:rsidRPr="45681692" w:rsidR="071E284D">
        <w:rPr>
          <w:rFonts w:ascii="Aptos" w:hAnsi="Aptos" w:eastAsia="Aptos" w:cs="Aptos"/>
          <w:color w:val="000000" w:themeColor="text1" w:themeTint="FF" w:themeShade="FF"/>
          <w:sz w:val="24"/>
          <w:szCs w:val="24"/>
          <w:lang w:val="en-US"/>
        </w:rPr>
        <w:t>Corporate bodies, LLPs, trusts, family offices, and other eligible legal entities; and</w:t>
      </w:r>
    </w:p>
    <w:p w:rsidR="071E284D" w:rsidP="45681692" w:rsidRDefault="071E284D" w14:paraId="32937D10">
      <w:pPr>
        <w:widowControl w:val="0"/>
        <w:numPr>
          <w:ilvl w:val="0"/>
          <w:numId w:val="11"/>
        </w:numPr>
        <w:spacing w:before="240" w:after="240"/>
        <w:rPr>
          <w:rFonts w:ascii="Aptos" w:hAnsi="Aptos" w:eastAsia="Aptos" w:cs="Aptos"/>
          <w:color w:val="000000" w:themeColor="text1" w:themeTint="FF" w:themeShade="FF"/>
          <w:sz w:val="24"/>
          <w:szCs w:val="24"/>
          <w:lang w:val="en-US"/>
        </w:rPr>
      </w:pPr>
      <w:r w:rsidRPr="45681692" w:rsidR="071E284D">
        <w:rPr>
          <w:rFonts w:ascii="Aptos" w:hAnsi="Aptos" w:eastAsia="Aptos" w:cs="Aptos"/>
          <w:color w:val="000000" w:themeColor="text1" w:themeTint="FF" w:themeShade="FF"/>
          <w:sz w:val="24"/>
          <w:szCs w:val="24"/>
          <w:lang w:val="en-US"/>
        </w:rPr>
        <w:t>High Net Worth Individuals and other sophisticated investors meeting the prescribed eligibility requirements.</w:t>
      </w:r>
    </w:p>
    <w:p w:rsidR="071E284D" w:rsidP="45681692" w:rsidRDefault="071E284D" w14:paraId="2EA97C06">
      <w:pPr>
        <w:rPr>
          <w:rFonts w:ascii="Aptos" w:hAnsi="Aptos" w:eastAsia="Aptos" w:cs="Aptos"/>
          <w:b w:val="1"/>
          <w:bCs w:val="1"/>
          <w:color w:val="000000" w:themeColor="text1" w:themeTint="FF" w:themeShade="FF"/>
          <w:sz w:val="24"/>
          <w:szCs w:val="24"/>
          <w:lang w:val="en-US"/>
        </w:rPr>
      </w:pPr>
      <w:r w:rsidRPr="45681692" w:rsidR="071E284D">
        <w:rPr>
          <w:rFonts w:ascii="Aptos" w:hAnsi="Aptos" w:eastAsia="Aptos" w:cs="Aptos"/>
          <w:b w:val="1"/>
          <w:bCs w:val="1"/>
          <w:color w:val="000000" w:themeColor="text1" w:themeTint="FF" w:themeShade="FF"/>
          <w:sz w:val="24"/>
          <w:szCs w:val="24"/>
          <w:lang w:val="en-US"/>
        </w:rPr>
        <w:t>Minimum Investment</w:t>
      </w:r>
    </w:p>
    <w:p w:rsidR="071E284D" w:rsidP="45681692" w:rsidRDefault="071E284D" w14:paraId="2729F246">
      <w:pPr>
        <w:widowControl w:val="0"/>
        <w:spacing w:before="240" w:after="240"/>
        <w:rPr>
          <w:rFonts w:ascii="Aptos" w:hAnsi="Aptos" w:eastAsia="Aptos" w:cs="Aptos"/>
          <w:color w:val="000000" w:themeColor="text1" w:themeTint="FF" w:themeShade="FF"/>
          <w:sz w:val="24"/>
          <w:szCs w:val="24"/>
          <w:lang w:val="en-US"/>
        </w:rPr>
      </w:pPr>
      <w:r w:rsidRPr="45681692" w:rsidR="071E284D">
        <w:rPr>
          <w:rFonts w:ascii="Aptos" w:hAnsi="Aptos" w:eastAsia="Aptos" w:cs="Aptos"/>
          <w:color w:val="000000" w:themeColor="text1" w:themeTint="FF" w:themeShade="FF"/>
          <w:sz w:val="24"/>
          <w:szCs w:val="24"/>
          <w:lang w:val="en-US"/>
        </w:rPr>
        <w:t xml:space="preserve">The </w:t>
      </w:r>
      <w:r w:rsidRPr="45681692" w:rsidR="071E284D">
        <w:rPr>
          <w:rFonts w:ascii="Aptos" w:hAnsi="Aptos" w:eastAsia="Aptos" w:cs="Aptos"/>
          <w:b w:val="1"/>
          <w:bCs w:val="1"/>
          <w:color w:val="000000" w:themeColor="text1" w:themeTint="FF" w:themeShade="FF"/>
          <w:sz w:val="24"/>
          <w:szCs w:val="24"/>
          <w:lang w:val="en-US"/>
        </w:rPr>
        <w:t>minimum initial commitment per investor is USD 150,000 (or such other amount as may be prescribed under applicable IFSCA regulations from time to time)</w:t>
      </w:r>
      <w:r w:rsidRPr="45681692" w:rsidR="071E284D">
        <w:rPr>
          <w:rFonts w:ascii="Aptos" w:hAnsi="Aptos" w:eastAsia="Aptos" w:cs="Aptos"/>
          <w:color w:val="000000" w:themeColor="text1" w:themeTint="FF" w:themeShade="FF"/>
          <w:sz w:val="24"/>
          <w:szCs w:val="24"/>
          <w:lang w:val="en-US"/>
        </w:rPr>
        <w:t>, subject to regulatory exemptions where applicable.</w:t>
      </w:r>
    </w:p>
    <w:p w:rsidR="071E284D" w:rsidP="45681692" w:rsidRDefault="071E284D" w14:paraId="53734F2E">
      <w:pPr>
        <w:widowControl w:val="0"/>
        <w:spacing w:before="240" w:after="240"/>
        <w:rPr>
          <w:rFonts w:ascii="Aptos" w:hAnsi="Aptos" w:eastAsia="Aptos" w:cs="Aptos"/>
          <w:color w:val="000000" w:themeColor="text1" w:themeTint="FF" w:themeShade="FF"/>
          <w:sz w:val="24"/>
          <w:szCs w:val="24"/>
          <w:lang w:val="en-US"/>
        </w:rPr>
      </w:pPr>
      <w:r w:rsidRPr="45681692" w:rsidR="071E284D">
        <w:rPr>
          <w:rFonts w:ascii="Aptos" w:hAnsi="Aptos" w:eastAsia="Aptos" w:cs="Aptos"/>
          <w:color w:val="000000" w:themeColor="text1" w:themeTint="FF" w:themeShade="FF"/>
          <w:sz w:val="24"/>
          <w:szCs w:val="24"/>
          <w:lang w:val="en-US"/>
        </w:rPr>
        <w:t>All investors are subject to the Fund Manager’s KYC, AML, eligibility, and suitability assessment procedures.</w:t>
      </w:r>
    </w:p>
    <w:p w:rsidR="071E284D" w:rsidP="45681692" w:rsidRDefault="071E284D" w14:paraId="48C9B064" w14:textId="3871115B">
      <w:pPr>
        <w:pStyle w:val="Normal"/>
        <w:widowControl w:val="0"/>
        <w:spacing w:before="240" w:after="240"/>
        <w:rPr>
          <w:rFonts w:ascii="Aptos" w:hAnsi="Aptos" w:eastAsia="Aptos" w:cs="Aptos"/>
          <w:color w:val="000000" w:themeColor="text1" w:themeTint="FF" w:themeShade="FF"/>
          <w:sz w:val="24"/>
          <w:szCs w:val="24"/>
          <w:lang w:val="en-US"/>
        </w:rPr>
      </w:pPr>
      <w:r w:rsidRPr="45681692" w:rsidR="071E284D">
        <w:rPr>
          <w:rFonts w:ascii="Aptos" w:hAnsi="Aptos" w:eastAsia="Aptos" w:cs="Aptos"/>
          <w:color w:val="000000" w:themeColor="text1" w:themeTint="FF" w:themeShade="FF"/>
          <w:sz w:val="24"/>
          <w:szCs w:val="24"/>
          <w:lang w:val="en-US"/>
        </w:rPr>
        <w:t xml:space="preserve">This Fund is </w:t>
      </w:r>
      <w:r w:rsidRPr="45681692" w:rsidR="071E284D">
        <w:rPr>
          <w:rFonts w:ascii="Aptos" w:hAnsi="Aptos" w:eastAsia="Aptos" w:cs="Aptos"/>
          <w:b w:val="1"/>
          <w:bCs w:val="1"/>
          <w:color w:val="000000" w:themeColor="text1" w:themeTint="FF" w:themeShade="FF"/>
          <w:sz w:val="24"/>
          <w:szCs w:val="24"/>
          <w:lang w:val="en-US"/>
        </w:rPr>
        <w:t>not available to retail investors</w:t>
      </w:r>
      <w:r w:rsidRPr="45681692" w:rsidR="071E284D">
        <w:rPr>
          <w:rFonts w:ascii="Aptos" w:hAnsi="Aptos" w:eastAsia="Aptos" w:cs="Aptos"/>
          <w:color w:val="000000" w:themeColor="text1" w:themeTint="FF" w:themeShade="FF"/>
          <w:sz w:val="24"/>
          <w:szCs w:val="24"/>
          <w:lang w:val="en-US"/>
        </w:rPr>
        <w:t>.</w:t>
      </w:r>
    </w:p>
    <w:p w:rsidR="45681692" w:rsidP="45681692" w:rsidRDefault="45681692" w14:paraId="1B64B722" w14:textId="313976FB">
      <w:pPr>
        <w:pStyle w:val="Normal"/>
        <w:rPr>
          <w:sz w:val="22"/>
          <w:szCs w:val="22"/>
        </w:rPr>
      </w:pPr>
    </w:p>
    <w:p w:rsidR="000C4FA0" w:rsidP="29842CFB" w:rsidRDefault="43AC2257" w14:paraId="33F2403C" w14:textId="3DC52818">
      <w:pPr>
        <w:pStyle w:val="Heading2"/>
        <w:widowControl w:val="0"/>
        <w:spacing w:before="299" w:after="299"/>
        <w:rPr>
          <w:rFonts w:ascii="Aptos" w:hAnsi="Aptos" w:eastAsia="Aptos" w:cs="Aptos"/>
          <w:color w:val="0F4761"/>
          <w:sz w:val="36"/>
          <w:szCs w:val="36"/>
        </w:rPr>
      </w:pPr>
      <w:r w:rsidRPr="29842CFB">
        <w:rPr>
          <w:rFonts w:ascii="Aptos" w:hAnsi="Aptos" w:eastAsia="Aptos" w:cs="Aptos"/>
          <w:b/>
          <w:bCs/>
          <w:color w:val="0F4761"/>
          <w:sz w:val="36"/>
          <w:szCs w:val="36"/>
          <w:lang w:val="en-US"/>
        </w:rPr>
        <w:t>Contact Us</w:t>
      </w:r>
    </w:p>
    <w:p w:rsidR="000C4FA0" w:rsidP="29842CFB" w:rsidRDefault="43AC2257" w14:paraId="4645F1BE" w14:textId="1E10E8C2">
      <w:pPr>
        <w:widowControl w:val="0"/>
        <w:spacing w:before="240" w:after="240"/>
        <w:rPr>
          <w:rFonts w:ascii="Aptos" w:hAnsi="Aptos" w:eastAsia="Aptos" w:cs="Aptos"/>
          <w:color w:val="000000" w:themeColor="text1"/>
          <w:sz w:val="24"/>
          <w:szCs w:val="24"/>
          <w:lang w:val="en-US"/>
        </w:rPr>
      </w:pPr>
      <w:r w:rsidRPr="45681692" w:rsidR="43AC2257">
        <w:rPr>
          <w:rFonts w:ascii="Aptos" w:hAnsi="Aptos" w:eastAsia="Aptos" w:cs="Aptos"/>
          <w:color w:val="000000" w:themeColor="text1" w:themeTint="FF" w:themeShade="FF"/>
          <w:sz w:val="24"/>
          <w:szCs w:val="24"/>
          <w:lang w:val="en-US"/>
        </w:rPr>
        <w:t>Invest with clarity. Grow with confidence.</w:t>
      </w:r>
    </w:p>
    <w:p w:rsidR="000C4FA0" w:rsidP="45681692" w:rsidRDefault="43AC2257" w14:paraId="14F2B784" w14:textId="08D9A85C">
      <w:pPr>
        <w:pStyle w:val="Normal"/>
        <w:widowControl w:val="0"/>
        <w:spacing w:before="240" w:after="240"/>
        <w:rPr>
          <w:rFonts w:ascii="Aptos" w:hAnsi="Aptos" w:eastAsia="Aptos" w:cs="Aptos"/>
          <w:color w:val="000000" w:themeColor="text1"/>
          <w:sz w:val="24"/>
          <w:szCs w:val="24"/>
        </w:rPr>
      </w:pPr>
      <w:r w:rsidRPr="45681692" w:rsidR="43AC2257">
        <w:rPr>
          <w:rFonts w:ascii="Aptos" w:hAnsi="Aptos" w:eastAsia="Aptos" w:cs="Aptos"/>
          <w:b w:val="1"/>
          <w:bCs w:val="1"/>
          <w:color w:val="000000" w:themeColor="text1" w:themeTint="FF" w:themeShade="FF"/>
          <w:sz w:val="24"/>
          <w:szCs w:val="24"/>
          <w:lang w:val="en-US"/>
        </w:rPr>
        <w:t xml:space="preserve">You can reach us at: </w:t>
      </w:r>
    </w:p>
    <w:p w:rsidR="000C4FA0" w:rsidP="45681692" w:rsidRDefault="43AC2257" w14:paraId="56DE196C" w14:textId="0A223542">
      <w:pPr>
        <w:widowControl w:val="0"/>
        <w:spacing w:before="240" w:after="240"/>
        <w:rPr>
          <w:rFonts w:ascii="Aptos" w:hAnsi="Aptos" w:eastAsia="Aptos" w:cs="Aptos"/>
          <w:i w:val="1"/>
          <w:iCs w:val="1"/>
          <w:color w:val="000000" w:themeColor="text1"/>
          <w:sz w:val="24"/>
          <w:szCs w:val="24"/>
          <w:lang w:val="en-US"/>
        </w:rPr>
      </w:pPr>
      <w:r w:rsidRPr="45681692" w:rsidR="43AC2257">
        <w:rPr>
          <w:rFonts w:ascii="Aptos" w:hAnsi="Aptos" w:eastAsia="Aptos" w:cs="Aptos"/>
          <w:i w:val="1"/>
          <w:iCs w:val="1"/>
          <w:color w:val="000000" w:themeColor="text1" w:themeTint="FF" w:themeShade="FF"/>
          <w:sz w:val="24"/>
          <w:szCs w:val="24"/>
          <w:lang w:val="en-US"/>
        </w:rPr>
        <w:t xml:space="preserve"> Email:      </w:t>
      </w:r>
      <w:r w:rsidRPr="45681692" w:rsidR="00354FB0">
        <w:rPr>
          <w:rFonts w:ascii="Aptos" w:hAnsi="Aptos" w:eastAsia="Aptos" w:cs="Aptos"/>
          <w:i w:val="1"/>
          <w:iCs w:val="1"/>
          <w:color w:val="000000" w:themeColor="text1" w:themeTint="FF" w:themeShade="FF"/>
          <w:sz w:val="24"/>
          <w:szCs w:val="24"/>
          <w:lang w:val="en-US"/>
        </w:rPr>
        <w:t>info@merklevalue.com</w:t>
      </w:r>
      <w:r w:rsidRPr="45681692" w:rsidR="43AC2257">
        <w:rPr>
          <w:rFonts w:ascii="Aptos" w:hAnsi="Aptos" w:eastAsia="Aptos" w:cs="Aptos"/>
          <w:i w:val="1"/>
          <w:iCs w:val="1"/>
          <w:color w:val="000000" w:themeColor="text1" w:themeTint="FF" w:themeShade="FF"/>
          <w:sz w:val="24"/>
          <w:szCs w:val="24"/>
          <w:lang w:val="en-US"/>
        </w:rPr>
        <w:t xml:space="preserve">                     </w:t>
      </w:r>
    </w:p>
    <w:p w:rsidR="00354FB0" w:rsidP="29842CFB" w:rsidRDefault="00354FB0" w14:paraId="719679CF" w14:textId="7F89697A">
      <w:pPr>
        <w:widowControl w:val="0"/>
        <w:spacing w:before="240" w:after="240"/>
        <w:rPr>
          <w:rFonts w:ascii="Aptos" w:hAnsi="Aptos" w:eastAsia="Aptos" w:cs="Aptos"/>
          <w:color w:val="000000" w:themeColor="text1"/>
          <w:sz w:val="24"/>
          <w:szCs w:val="24"/>
        </w:rPr>
      </w:pPr>
      <w:r w:rsidRPr="45681692" w:rsidR="00354FB0">
        <w:rPr>
          <w:rFonts w:ascii="Aptos" w:hAnsi="Aptos" w:eastAsia="Aptos" w:cs="Aptos"/>
          <w:b w:val="1"/>
          <w:bCs w:val="1"/>
          <w:color w:val="000000" w:themeColor="text1" w:themeTint="FF" w:themeShade="FF"/>
          <w:sz w:val="24"/>
          <w:szCs w:val="24"/>
          <w:lang w:val="en-US"/>
        </w:rPr>
        <w:t xml:space="preserve">Address: </w:t>
      </w:r>
      <w:r w:rsidRPr="45681692" w:rsidR="00354FB0">
        <w:rPr>
          <w:rFonts w:ascii="Aptos" w:hAnsi="Aptos" w:eastAsia="Aptos" w:cs="Aptos"/>
          <w:color w:val="000000" w:themeColor="text1" w:themeTint="FF" w:themeShade="FF"/>
          <w:sz w:val="24"/>
          <w:szCs w:val="24"/>
          <w:lang w:val="en-US"/>
        </w:rPr>
        <w:t>Unit No. GA - 34, Seat Nos. 1 to 4, Ground Floor, Pragya Accelerator, Block - 15, Zone - 1, Road No. - 11, Processing Area, GIFT SEZ, GIFT City, Gandhinagar – 382355, Gujarat, India</w:t>
      </w:r>
    </w:p>
    <w:p w:rsidR="000C4FA0" w:rsidP="29842CFB" w:rsidRDefault="43AC2257" w14:paraId="46FF277D" w14:textId="3609D5E1">
      <w:pPr>
        <w:widowControl w:val="0"/>
        <w:spacing w:before="240" w:after="240"/>
        <w:rPr>
          <w:rFonts w:ascii="Aptos" w:hAnsi="Aptos" w:eastAsia="Aptos" w:cs="Aptos"/>
          <w:color w:val="000000" w:themeColor="text1"/>
          <w:sz w:val="24"/>
          <w:szCs w:val="24"/>
        </w:rPr>
      </w:pPr>
      <w:r w:rsidRPr="29842CFB">
        <w:rPr>
          <w:rFonts w:ascii="Aptos" w:hAnsi="Aptos" w:eastAsia="Aptos" w:cs="Aptos"/>
          <w:b/>
          <w:bCs/>
          <w:color w:val="000000" w:themeColor="text1"/>
          <w:sz w:val="24"/>
          <w:szCs w:val="24"/>
          <w:lang w:val="en-US"/>
        </w:rPr>
        <w:t>CTA:</w:t>
      </w:r>
      <w:r w:rsidRPr="29842CFB">
        <w:rPr>
          <w:rFonts w:ascii="Aptos" w:hAnsi="Aptos" w:eastAsia="Aptos" w:cs="Aptos"/>
          <w:color w:val="000000" w:themeColor="text1"/>
          <w:sz w:val="24"/>
          <w:szCs w:val="24"/>
          <w:lang w:val="en-US"/>
        </w:rPr>
        <w:t xml:space="preserve"> </w:t>
      </w:r>
      <w:r w:rsidRPr="29842CFB">
        <w:rPr>
          <w:rFonts w:ascii="Aptos" w:hAnsi="Aptos" w:eastAsia="Aptos" w:cs="Aptos"/>
          <w:i/>
          <w:iCs/>
          <w:color w:val="000000" w:themeColor="text1"/>
          <w:sz w:val="24"/>
          <w:szCs w:val="24"/>
          <w:lang w:val="en-US"/>
        </w:rPr>
        <w:t>Speak to Our Team</w:t>
      </w:r>
    </w:p>
    <w:p w:rsidR="000C4FA0" w:rsidP="29842CFB" w:rsidRDefault="000C4FA0" w14:paraId="148E36C9" w14:textId="2A3C22E8">
      <w:pPr>
        <w:widowControl w:val="0"/>
        <w:spacing w:before="280" w:after="280"/>
        <w:rPr>
          <w:rFonts w:ascii="Trebuchet MS" w:hAnsi="Trebuchet MS" w:eastAsia="Trebuchet MS" w:cs="Trebuchet MS"/>
          <w:i/>
          <w:iCs/>
        </w:rPr>
      </w:pPr>
    </w:p>
    <w:sectPr w:rsidR="000C4FA0">
      <w:headerReference w:type="default" r:id="rId11"/>
      <w:footerReference w:type="default" r:id="rId12"/>
      <w:pgSz w:w="11906" w:h="16838" w:orient="portrait"/>
      <w:pgMar w:top="1440" w:right="1080" w:bottom="144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bhinav Vellanki @ DCAS" w:date="2026-03-02T08:56:00Z" w:id="1">
    <w:p w:rsidR="006D040C" w:rsidP="006D040C" w:rsidRDefault="006D040C" w14:paraId="2BC8E3EE" w14:textId="77777777">
      <w:pPr>
        <w:pStyle w:val="CommentText"/>
      </w:pPr>
      <w:r>
        <w:rPr>
          <w:rStyle w:val="CommentReference"/>
        </w:rPr>
        <w:annotationRef/>
      </w:r>
      <w:r>
        <w:t>Needs to be a pop up before being able to access the website.</w:t>
      </w:r>
    </w:p>
  </w:comment>
  <w:comment w:initials="PM" w:author="Prerna Mukherjee" w:date="2026-01-07T16:33:00Z" w:id="72">
    <w:p w:rsidR="00000000" w:rsidRDefault="00000000" w14:paraId="3B63D4F4" w14:textId="53AC6DE4">
      <w:pPr>
        <w:pStyle w:val="CommentText"/>
      </w:pPr>
      <w:r>
        <w:rPr>
          <w:rStyle w:val="CommentReference"/>
        </w:rPr>
        <w:annotationRef/>
      </w:r>
      <w:r w:rsidRPr="16940399">
        <w:t xml:space="preserve">More Heading + Subheading Options: </w:t>
      </w:r>
    </w:p>
    <w:p w:rsidR="00000000" w:rsidRDefault="00000000" w14:paraId="7CEF8D20" w14:textId="2D0A60A4">
      <w:pPr>
        <w:pStyle w:val="CommentText"/>
      </w:pPr>
      <w:r w:rsidRPr="58F50C24">
        <w:t xml:space="preserve">1. </w:t>
      </w:r>
      <w:r w:rsidRPr="0A2586DD">
        <w:rPr>
          <w:b/>
          <w:bCs/>
        </w:rPr>
        <w:t xml:space="preserve"> Invest in the Next Store of Value with Clarity / </w:t>
      </w:r>
    </w:p>
    <w:p w:rsidR="00000000" w:rsidRDefault="00000000" w14:paraId="4376E0D7" w14:textId="748CE88E">
      <w:pPr>
        <w:pStyle w:val="CommentText"/>
      </w:pPr>
      <w:r w:rsidRPr="7B9CBB65">
        <w:t xml:space="preserve"> Merkle Value builds disciplined structures so Indian investors participate confidently in Bitcoin’s long-term potential.</w:t>
      </w:r>
    </w:p>
    <w:p w:rsidR="00000000" w:rsidRDefault="00000000" w14:paraId="39319B3D" w14:textId="20922EED">
      <w:pPr>
        <w:pStyle w:val="CommentText"/>
      </w:pPr>
    </w:p>
    <w:p w:rsidR="00000000" w:rsidRDefault="00000000" w14:paraId="78A322F3" w14:textId="5CE40D30">
      <w:pPr>
        <w:pStyle w:val="CommentText"/>
      </w:pPr>
      <w:r w:rsidRPr="4BF0D857">
        <w:t xml:space="preserve">2. </w:t>
      </w:r>
      <w:r w:rsidRPr="35169B8C">
        <w:rPr>
          <w:b/>
          <w:bCs/>
        </w:rPr>
        <w:t>The Future of Wealth Needs Clarity</w:t>
      </w:r>
    </w:p>
    <w:p w:rsidR="00000000" w:rsidRDefault="00000000" w14:paraId="2759BA74" w14:textId="659F881C">
      <w:pPr>
        <w:pStyle w:val="CommentText"/>
      </w:pPr>
      <w:r w:rsidRPr="1F5644B1">
        <w:t xml:space="preserve"> Merkle Value simplifies your path to Bitcoin investing, compliant, structured, and secure.</w:t>
      </w:r>
    </w:p>
    <w:p w:rsidR="00000000" w:rsidRDefault="00000000" w14:paraId="35D8C43B" w14:textId="37605219">
      <w:pPr>
        <w:pStyle w:val="CommentText"/>
      </w:pPr>
    </w:p>
    <w:p w:rsidR="00000000" w:rsidRDefault="00000000" w14:paraId="2084281C" w14:textId="126136CA">
      <w:pPr>
        <w:pStyle w:val="CommentText"/>
      </w:pPr>
      <w:r w:rsidRPr="63648D82">
        <w:t>3.</w:t>
      </w:r>
      <w:r w:rsidRPr="765047AE">
        <w:rPr>
          <w:b/>
          <w:bCs/>
        </w:rPr>
        <w:t>Clarity Builds Confident Investors</w:t>
      </w:r>
    </w:p>
    <w:p w:rsidR="00000000" w:rsidRDefault="00000000" w14:paraId="5FA43C0B" w14:textId="35F5F5CF">
      <w:pPr>
        <w:pStyle w:val="CommentText"/>
      </w:pPr>
      <w:r w:rsidRPr="026CE07C">
        <w:t xml:space="preserve"> Merkle Value gives Indian investors transparent and regulated access to Bitcoin — without speculation or complexity.</w:t>
      </w:r>
    </w:p>
    <w:p w:rsidR="00000000" w:rsidRDefault="00000000" w14:paraId="2800FB99" w14:textId="2F934254">
      <w:pPr>
        <w:pStyle w:val="CommentText"/>
      </w:pPr>
      <w:r w:rsidRPr="408A0145">
        <w:t>4.</w:t>
      </w:r>
      <w:r w:rsidRPr="453239FB">
        <w:rPr>
          <w:b/>
          <w:bCs/>
        </w:rPr>
        <w:t>Invest in Bitcoin. The Right Way.</w:t>
      </w:r>
    </w:p>
    <w:p w:rsidR="00000000" w:rsidRDefault="00000000" w14:paraId="5EB7FCCC" w14:textId="304BA2AF">
      <w:pPr>
        <w:pStyle w:val="CommentText"/>
      </w:pPr>
      <w:r w:rsidRPr="3B0792EB">
        <w:t xml:space="preserve"> We create institutional-grade structures so Indian investors can access Bitcoin with discipline and confidence.</w:t>
      </w:r>
    </w:p>
  </w:comment>
  <w:comment w:initials="AV" w:author="Abhinav Vellanki @ DCAS" w:date="2026-03-02T09:21:00Z" w:id="73">
    <w:p w:rsidR="000C7799" w:rsidP="000C7799" w:rsidRDefault="000C7799" w14:paraId="0BF8CA7F" w14:textId="77777777">
      <w:pPr>
        <w:pStyle w:val="CommentText"/>
      </w:pPr>
      <w:r>
        <w:rPr>
          <w:rStyle w:val="CommentReference"/>
        </w:rPr>
        <w:annotationRef/>
      </w:r>
      <w:r>
        <w:t>Please leave some place for inserting a picture.</w:t>
      </w:r>
    </w:p>
  </w:comment>
  <w:comment w:initials="AV" w:author="Abhinav Vellanki @ DCAS" w:date="2026-03-02T09:03:00Z" w:id="114">
    <w:p w:rsidR="00D27573" w:rsidP="00D27573" w:rsidRDefault="00D27573" w14:paraId="3DF6DE2A" w14:textId="77777777">
      <w:pPr>
        <w:pStyle w:val="CommentText"/>
      </w:pPr>
      <w:r>
        <w:rPr>
          <w:rStyle w:val="CommentReference"/>
        </w:rPr>
        <w:annotationRef/>
      </w:r>
      <w:r>
        <w:t>We insert logo’s and make this look creative.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C8E3EE" w15:done="0"/>
  <w15:commentEx w15:paraId="5EB7FCCC" w15:done="0"/>
  <w15:commentEx w15:paraId="0BF8CA7F" w15:done="0"/>
  <w15:commentEx w15:paraId="3DF6DE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840276" w16cex:dateUtc="2026-03-02T04:56:00Z"/>
  <w16cex:commentExtensible w16cex:durableId="04770B01" w16cex:dateUtc="2026-01-07T11:03:00Z"/>
  <w16cex:commentExtensible w16cex:durableId="6F0F3D66" w16cex:dateUtc="2026-03-02T05:21:00Z"/>
  <w16cex:commentExtensible w16cex:durableId="14D28F57" w16cex:dateUtc="2026-03-02T0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C8E3EE" w16cid:durableId="46840276"/>
  <w16cid:commentId w16cid:paraId="5EB7FCCC" w16cid:durableId="04770B01"/>
  <w16cid:commentId w16cid:paraId="0BF8CA7F" w16cid:durableId="6F0F3D66"/>
  <w16cid:commentId w16cid:paraId="3DF6DE2A" w16cid:durableId="14D28F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0F30" w:rsidRDefault="00AF0F30" w14:paraId="55DEAD5F" w14:textId="77777777">
      <w:pPr>
        <w:spacing w:line="240" w:lineRule="auto"/>
      </w:pPr>
      <w:r>
        <w:separator/>
      </w:r>
    </w:p>
  </w:endnote>
  <w:endnote w:type="continuationSeparator" w:id="0">
    <w:p w:rsidR="00AF0F30" w:rsidRDefault="00AF0F30" w14:paraId="5E8D585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w:fontKey="{FDD83A81-2B90-4B93-A8FE-6A3A16C45D27}" r:id="rId1"/>
    <w:embedBold w:fontKey="{1133B08C-319C-454D-9E7F-2528DC7BCF82}" r:id="rId2"/>
  </w:font>
  <w:font w:name="Aptos">
    <w:charset w:val="00"/>
    <w:family w:val="swiss"/>
    <w:pitch w:val="variable"/>
    <w:sig w:usb0="20000287" w:usb1="00000003" w:usb2="00000000" w:usb3="00000000" w:csb0="0000019F" w:csb1="00000000"/>
    <w:embedRegular w:fontKey="{5BA5806F-C126-4676-9FA2-D3480D9ADC87}" r:id="rId3"/>
    <w:embedBold w:fontKey="{4E38D232-FEC1-42B2-8F86-73673D61FA6B}" r:id="rId4"/>
    <w:embedItalic w:fontKey="{03E79DFF-6FEB-4EBF-B585-65298C41F8EA}" r:id="rId5"/>
  </w:font>
  <w:font w:name="Cambria">
    <w:panose1 w:val="02040503050406030204"/>
    <w:charset w:val="00"/>
    <w:family w:val="roman"/>
    <w:pitch w:val="variable"/>
    <w:sig w:usb0="E00006FF" w:usb1="420024FF" w:usb2="02000000" w:usb3="00000000" w:csb0="0000019F" w:csb1="00000000"/>
    <w:embedRegular w:fontKey="{48D78C25-1C3F-4C5E-BEE1-B1A71BCF15AF}" r:id="rId6"/>
  </w:font>
  <w:font w:name="Trebuchet MS">
    <w:panose1 w:val="020B0603020202020204"/>
    <w:charset w:val="00"/>
    <w:family w:val="swiss"/>
    <w:pitch w:val="variable"/>
    <w:sig w:usb0="00000687" w:usb1="00000000" w:usb2="00000000" w:usb3="00000000" w:csb0="0000009F" w:csb1="00000000"/>
    <w:embedRegular w:fontKey="{153111E4-138F-4437-9857-119E52621235}" r:id="rId7"/>
    <w:embedBold w:fontKey="{D25E9DC0-5D17-4E9B-A4C4-59B290F99C5B}" r:id="rId8"/>
    <w:embedItalic w:fontKey="{EF20C053-3100-46AF-BCD0-1796CF4C1F10}" r:id="rId9"/>
  </w:font>
  <w:font w:name="Quattrocento Sans">
    <w:charset w:val="00"/>
    <w:family w:val="swiss"/>
    <w:pitch w:val="variable"/>
    <w:sig w:usb0="800000BF" w:usb1="4000005B" w:usb2="00000000" w:usb3="00000000" w:csb0="00000001" w:csb1="00000000"/>
    <w:embedRegular w:fontKey="{8384428D-8581-45D8-A4FB-6367D5A74425}" r:id="rId10"/>
  </w:font>
  <w:font w:name="Calibri">
    <w:panose1 w:val="020F0502020204030204"/>
    <w:charset w:val="00"/>
    <w:family w:val="swiss"/>
    <w:pitch w:val="variable"/>
    <w:sig w:usb0="E4002EFF" w:usb1="C200247B" w:usb2="00000009" w:usb3="00000000" w:csb0="000001FF" w:csb1="00000000"/>
    <w:embedRegular w:fontKey="{C1D8AE03-AE13-4151-ADE7-B181D6999127}" r:id="rId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4FA0" w:rsidRDefault="00000000" w14:paraId="31C4991B" w14:textId="77777777">
    <w:pPr>
      <w:rPr>
        <w:rFonts w:ascii="Trebuchet MS" w:hAnsi="Trebuchet MS" w:eastAsia="Trebuchet MS" w:cs="Trebuchet MS"/>
      </w:rPr>
    </w:pPr>
    <w:r>
      <w:rPr>
        <w:rFonts w:ascii="Trebuchet MS" w:hAnsi="Trebuchet MS" w:eastAsia="Trebuchet MS" w:cs="Trebuchet MS"/>
        <w:noProof/>
        <w:sz w:val="20"/>
        <w:szCs w:val="20"/>
      </w:rPr>
      <w:drawing>
        <wp:inline distT="114300" distB="114300" distL="114300" distR="114300" wp14:anchorId="4A44AB43" wp14:editId="476AF7A4">
          <wp:extent cx="6188400" cy="63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188400" cy="63500"/>
                  </a:xfrm>
                  <a:prstGeom prst="rect">
                    <a:avLst/>
                  </a:prstGeom>
                  <a:ln/>
                </pic:spPr>
              </pic:pic>
            </a:graphicData>
          </a:graphic>
        </wp:inline>
      </w:drawing>
    </w:r>
    <w:r>
      <w:rPr>
        <w:noProof/>
      </w:rPr>
      <mc:AlternateContent>
        <mc:Choice Requires="wps">
          <w:drawing>
            <wp:anchor distT="0" distB="0" distL="0" distR="0" simplePos="0" relativeHeight="251658240" behindDoc="0" locked="0" layoutInCell="1" hidden="0" allowOverlap="1" wp14:anchorId="6DAB214C" wp14:editId="59294ED4">
              <wp:simplePos x="0" y="0"/>
              <wp:positionH relativeFrom="column">
                <wp:posOffset>0</wp:posOffset>
              </wp:positionH>
              <wp:positionV relativeFrom="paragraph">
                <wp:posOffset>9931400</wp:posOffset>
              </wp:positionV>
              <wp:extent cx="476250" cy="339090"/>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rgbClr val="FFC000"/>
                      </a:solidFill>
                      <a:ln>
                        <a:noFill/>
                      </a:ln>
                    </wps:spPr>
                    <wps:txbx>
                      <w:txbxContent>
                        <w:p w:rsidR="000C4FA0" w:rsidRDefault="000C4FA0" w14:paraId="49C9D8E4" w14:textId="77777777">
                          <w:pPr>
                            <w:spacing w:after="200" w:line="275" w:lineRule="auto"/>
                            <w:jc w:val="right"/>
                            <w:textDirection w:val="btLr"/>
                          </w:pPr>
                        </w:p>
                      </w:txbxContent>
                    </wps:txbx>
                    <wps:bodyPr spcFirstLastPara="1" wrap="square" lIns="91425" tIns="45700" rIns="91425" bIns="45700" anchor="b" anchorCtr="0">
                      <a:noAutofit/>
                    </wps:bodyPr>
                  </wps:wsp>
                </a:graphicData>
              </a:graphic>
            </wp:anchor>
          </w:drawing>
        </mc:Choice>
        <mc:Fallback>
          <w:pict w14:anchorId="09BBB74E">
            <v:rect id="Rectangle 2" style="position:absolute;margin-left:0;margin-top:782pt;width:37.5pt;height:26.7pt;z-index:251658240;visibility:visible;mso-wrap-style:square;mso-wrap-distance-left:0;mso-wrap-distance-top:0;mso-wrap-distance-right:0;mso-wrap-distance-bottom:0;mso-position-horizontal:absolute;mso-position-horizontal-relative:text;mso-position-vertical:absolute;mso-position-vertical-relative:text;v-text-anchor:bottom" o:spid="_x0000_s1026" fillcolor="#ffc000" stroked="f" w14:anchorId="6DAB21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">
              <v:textbox inset="2.53958mm,1.2694mm,2.53958mm,1.2694mm">
                <w:txbxContent>
                  <w:p w:rsidR="000C4FA0" w:rsidRDefault="000C4FA0" w14:paraId="672A6659" w14:textId="77777777">
                    <w:pPr>
                      <w:spacing w:after="200" w:line="275" w:lineRule="auto"/>
                      <w:jc w:val="right"/>
                      <w:textDirection w:val="btLr"/>
                    </w:pPr>
                  </w:p>
                </w:txbxContent>
              </v:textbox>
              <w10:wrap type="square"/>
            </v:rect>
          </w:pict>
        </mc:Fallback>
      </mc:AlternateContent>
    </w:r>
    <w:r>
      <w:rPr>
        <w:noProof/>
      </w:rPr>
      <mc:AlternateContent>
        <mc:Choice Requires="wpg">
          <w:drawing>
            <wp:anchor distT="0" distB="0" distL="0" distR="0" simplePos="0" relativeHeight="251659264" behindDoc="0" locked="0" layoutInCell="1" hidden="0" allowOverlap="1" wp14:anchorId="20C1FC5A" wp14:editId="4CFABA4C">
              <wp:simplePos x="0" y="0"/>
              <wp:positionH relativeFrom="column">
                <wp:posOffset>0</wp:posOffset>
              </wp:positionH>
              <wp:positionV relativeFrom="paragraph">
                <wp:posOffset>9956800</wp:posOffset>
              </wp:positionV>
              <wp:extent cx="5943600" cy="320040"/>
              <wp:effectExtent l="0" t="0" r="0" b="0"/>
              <wp:wrapSquare wrapText="bothSides" distT="0" distB="0" distL="0" distR="0"/>
              <wp:docPr id="1" name="Group 1"/>
              <wp:cNvGraphicFramePr/>
              <a:graphic xmlns:a="http://schemas.openxmlformats.org/drawingml/2006/main">
                <a:graphicData uri="http://schemas.microsoft.com/office/word/2010/wordprocessingGroup">
                  <wpg:wgp>
                    <wpg:cNvGrpSpPr/>
                    <wpg:grpSpPr>
                      <a:xfrm>
                        <a:off x="0" y="0"/>
                        <a:ext cx="5943600" cy="320040"/>
                        <a:chOff x="2374200" y="3354850"/>
                        <a:chExt cx="5949975" cy="585175"/>
                      </a:xfrm>
                    </wpg:grpSpPr>
                    <wpg:grpSp>
                      <wpg:cNvPr id="2085109282" name="Group 2085109282"/>
                      <wpg:cNvGrpSpPr/>
                      <wpg:grpSpPr>
                        <a:xfrm>
                          <a:off x="2374200" y="3619980"/>
                          <a:ext cx="5943600" cy="320040"/>
                          <a:chOff x="2374200" y="3619980"/>
                          <a:chExt cx="5943600" cy="320040"/>
                        </a:xfrm>
                      </wpg:grpSpPr>
                      <wps:wsp>
                        <wps:cNvPr id="994383819" name="Rectangle 994383819"/>
                        <wps:cNvSpPr/>
                        <wps:spPr>
                          <a:xfrm>
                            <a:off x="2374200" y="3619980"/>
                            <a:ext cx="5943600" cy="320025"/>
                          </a:xfrm>
                          <a:prstGeom prst="rect">
                            <a:avLst/>
                          </a:prstGeom>
                          <a:noFill/>
                          <a:ln>
                            <a:noFill/>
                          </a:ln>
                        </wps:spPr>
                        <wps:txbx>
                          <w:txbxContent>
                            <w:p w:rsidR="000C4FA0" w:rsidRDefault="000C4FA0" w14:paraId="0FE57365" w14:textId="77777777">
                              <w:pPr>
                                <w:spacing w:line="240" w:lineRule="auto"/>
                                <w:textDirection w:val="btLr"/>
                              </w:pPr>
                            </w:p>
                          </w:txbxContent>
                        </wps:txbx>
                        <wps:bodyPr spcFirstLastPara="1" wrap="square" lIns="91425" tIns="91425" rIns="91425" bIns="91425" anchor="ctr" anchorCtr="0">
                          <a:noAutofit/>
                        </wps:bodyPr>
                      </wps:wsp>
                      <wpg:grpSp>
                        <wpg:cNvPr id="70587048" name="Group 70587048"/>
                        <wpg:cNvGrpSpPr/>
                        <wpg:grpSpPr>
                          <a:xfrm>
                            <a:off x="2374200" y="3619980"/>
                            <a:ext cx="5943600" cy="320040"/>
                            <a:chOff x="0" y="0"/>
                            <a:chExt cx="5962650" cy="323851"/>
                          </a:xfrm>
                        </wpg:grpSpPr>
                        <wps:wsp>
                          <wps:cNvPr id="2077249956" name="Rectangle 2077249956"/>
                          <wps:cNvSpPr/>
                          <wps:spPr>
                            <a:xfrm>
                              <a:off x="0" y="0"/>
                              <a:ext cx="5962650" cy="323850"/>
                            </a:xfrm>
                            <a:prstGeom prst="rect">
                              <a:avLst/>
                            </a:prstGeom>
                            <a:noFill/>
                            <a:ln>
                              <a:noFill/>
                            </a:ln>
                          </wps:spPr>
                          <wps:txbx>
                            <w:txbxContent>
                              <w:p w:rsidR="000C4FA0" w:rsidRDefault="000C4FA0" w14:paraId="4397F114" w14:textId="77777777">
                                <w:pPr>
                                  <w:spacing w:line="240" w:lineRule="auto"/>
                                  <w:textDirection w:val="btLr"/>
                                </w:pPr>
                              </w:p>
                            </w:txbxContent>
                          </wps:txbx>
                          <wps:bodyPr spcFirstLastPara="1" wrap="square" lIns="91425" tIns="91425" rIns="91425" bIns="91425" anchor="ctr" anchorCtr="0">
                            <a:noAutofit/>
                          </wps:bodyPr>
                        </wps:wsp>
                        <wps:wsp>
                          <wps:cNvPr id="697413703" name="Rectangle 697413703"/>
                          <wps:cNvSpPr/>
                          <wps:spPr>
                            <a:xfrm>
                              <a:off x="19050" y="0"/>
                              <a:ext cx="5943600" cy="18826"/>
                            </a:xfrm>
                            <a:prstGeom prst="rect">
                              <a:avLst/>
                            </a:prstGeom>
                            <a:solidFill>
                              <a:schemeClr val="dk1"/>
                            </a:solidFill>
                            <a:ln w="12700" cap="flat" cmpd="sng">
                              <a:solidFill>
                                <a:srgbClr val="FFC000"/>
                              </a:solidFill>
                              <a:prstDash val="solid"/>
                              <a:miter lim="800000"/>
                              <a:headEnd type="none" w="sm" len="sm"/>
                              <a:tailEnd type="none" w="sm" len="sm"/>
                            </a:ln>
                          </wps:spPr>
                          <wps:txbx>
                            <w:txbxContent>
                              <w:p w:rsidR="000C4FA0" w:rsidRDefault="000C4FA0" w14:paraId="580E2DCF" w14:textId="77777777">
                                <w:pPr>
                                  <w:spacing w:line="240" w:lineRule="auto"/>
                                  <w:textDirection w:val="btLr"/>
                                </w:pPr>
                              </w:p>
                            </w:txbxContent>
                          </wps:txbx>
                          <wps:bodyPr spcFirstLastPara="1" wrap="square" lIns="91425" tIns="91425" rIns="91425" bIns="91425" anchor="ctr" anchorCtr="0">
                            <a:noAutofit/>
                          </wps:bodyPr>
                        </wps:wsp>
                        <wps:wsp>
                          <wps:cNvPr id="1126991375" name="Rectangle 1126991375"/>
                          <wps:cNvSpPr/>
                          <wps:spPr>
                            <a:xfrm>
                              <a:off x="0" y="66676"/>
                              <a:ext cx="5943600" cy="257175"/>
                            </a:xfrm>
                            <a:prstGeom prst="rect">
                              <a:avLst/>
                            </a:prstGeom>
                            <a:noFill/>
                            <a:ln>
                              <a:noFill/>
                            </a:ln>
                          </wps:spPr>
                          <wps:txbx>
                            <w:txbxContent>
                              <w:p w:rsidR="000C4FA0" w:rsidRDefault="00000000" w14:paraId="29FFAE7B" w14:textId="77777777">
                                <w:pPr>
                                  <w:spacing w:after="200" w:line="275" w:lineRule="auto"/>
                                  <w:jc w:val="right"/>
                                  <w:textDirection w:val="btLr"/>
                                </w:pPr>
                                <w:r>
                                  <w:rPr>
                                    <w:rFonts w:ascii="Quattrocento Sans" w:hAnsi="Quattrocento Sans" w:eastAsia="Quattrocento Sans" w:cs="Quattrocento Sans"/>
                                    <w:color w:val="7F7F7F"/>
                                    <w:sz w:val="20"/>
                                  </w:rPr>
                                  <w:t>© www.ItsYellowSeed.com | Company Confidential</w:t>
                                </w:r>
                              </w:p>
                              <w:p w:rsidR="000C4FA0" w:rsidRDefault="000C4FA0" w14:paraId="50D56319" w14:textId="77777777">
                                <w:pPr>
                                  <w:spacing w:after="200" w:line="275" w:lineRule="auto"/>
                                  <w:jc w:val="right"/>
                                  <w:textDirection w:val="btLr"/>
                                </w:pPr>
                              </w:p>
                            </w:txbxContent>
                          </wps:txbx>
                          <wps:bodyPr spcFirstLastPara="1" wrap="square" lIns="91425" tIns="45700" rIns="91425" bIns="0" anchor="b" anchorCtr="0">
                            <a:noAutofit/>
                          </wps:bodyPr>
                        </wps:wsp>
                      </wpg:grpSp>
                    </wpg:grpSp>
                  </wpg:wgp>
                </a:graphicData>
              </a:graphic>
            </wp:anchor>
          </w:drawing>
        </mc:Choice>
        <mc:Fallback>
          <w:pict w14:anchorId="57C3B3AC">
            <v:group id="Group 1" style="position:absolute;margin-left:0;margin-top:784pt;width:468pt;height:25.2pt;z-index:251659264;mso-wrap-distance-left:0;mso-wrap-distance-right:0" coordsize="59499,5851" coordorigin="23742,33548" o:spid="_x0000_s1027" w14:anchorId="20C1FC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">
              <v:group id="Group 2085109282" style="position:absolute;left:23742;top:36199;width:59436;height:3201" coordsize="59436,3200" coordorigin="23742,36199"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">
                <v:rect id="Rectangle 994383819" style="position:absolute;left:23742;top:36199;width:59436;height:3201;visibility:visible;mso-wrap-style:square;v-text-anchor:middle"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">
                  <v:textbox inset="2.53958mm,2.53958mm,2.53958mm,2.53958mm">
                    <w:txbxContent>
                      <w:p w:rsidR="000C4FA0" w:rsidRDefault="000C4FA0" w14:paraId="0A37501D" w14:textId="77777777">
                        <w:pPr>
                          <w:spacing w:line="240" w:lineRule="auto"/>
                          <w:textDirection w:val="btLr"/>
                        </w:pPr>
                      </w:p>
                    </w:txbxContent>
                  </v:textbox>
                </v:rect>
                <v:group id="Group 70587048" style="position:absolute;left:23742;top:36199;width:59436;height:3201" coordsize="59626,323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">
                  <v:rect id="Rectangle 2077249956" style="position:absolute;width:59626;height:3238;visibility:visible;mso-wrap-style:square;v-text-anchor:middle"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">
                    <v:textbox inset="2.53958mm,2.53958mm,2.53958mm,2.53958mm">
                      <w:txbxContent>
                        <w:p w:rsidR="000C4FA0" w:rsidRDefault="000C4FA0" w14:paraId="5DAB6C7B" w14:textId="77777777">
                          <w:pPr>
                            <w:spacing w:line="240" w:lineRule="auto"/>
                            <w:textDirection w:val="btLr"/>
                          </w:pPr>
                        </w:p>
                      </w:txbxContent>
                    </v:textbox>
                  </v:rect>
                  <v:rect id="Rectangle 697413703" style="position:absolute;left:190;width:59436;height:188;visibility:visible;mso-wrap-style:square;v-text-anchor:middle" o:spid="_x0000_s1032" fillcolor="black [3200]" strokecolor="#ffc000"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">
                    <v:stroke startarrowwidth="narrow" startarrowlength="short" endarrowwidth="narrow" endarrowlength="short"/>
                    <v:textbox inset="2.53958mm,2.53958mm,2.53958mm,2.53958mm">
                      <w:txbxContent>
                        <w:p w:rsidR="000C4FA0" w:rsidRDefault="000C4FA0" w14:paraId="02EB378F" w14:textId="77777777">
                          <w:pPr>
                            <w:spacing w:line="240" w:lineRule="auto"/>
                            <w:textDirection w:val="btLr"/>
                          </w:pPr>
                        </w:p>
                      </w:txbxContent>
                    </v:textbox>
                  </v:rect>
                  <v:rect id="Rectangle 1126991375" style="position:absolute;top:666;width:59436;height:2572;visibility:visible;mso-wrap-style:square;v-text-anchor:bottom"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">
                    <v:textbox inset="2.53958mm,1.2694mm,2.53958mm,0">
                      <w:txbxContent>
                        <w:p w:rsidR="000C4FA0" w:rsidRDefault="00000000" w14:paraId="1BE15784" w14:textId="77777777">
                          <w:pPr>
                            <w:spacing w:after="200" w:line="275" w:lineRule="auto"/>
                            <w:jc w:val="right"/>
                            <w:textDirection w:val="btLr"/>
                          </w:pPr>
                          <w:r>
                            <w:rPr>
                              <w:rFonts w:ascii="Quattrocento Sans" w:hAnsi="Quattrocento Sans" w:eastAsia="Quattrocento Sans" w:cs="Quattrocento Sans"/>
                              <w:color w:val="7F7F7F"/>
                              <w:sz w:val="20"/>
                            </w:rPr>
                            <w:t>© www.ItsYellowSeed.com | Company Confidential</w:t>
                          </w:r>
                        </w:p>
                        <w:p w:rsidR="000C4FA0" w:rsidRDefault="000C4FA0" w14:paraId="6A05A809" w14:textId="77777777">
                          <w:pPr>
                            <w:spacing w:after="200" w:line="275" w:lineRule="auto"/>
                            <w:jc w:val="right"/>
                            <w:textDirection w:val="btLr"/>
                          </w:pPr>
                        </w:p>
                      </w:txbxContent>
                    </v:textbox>
                  </v:rect>
                </v:group>
              </v:group>
              <w10:wrap type="square"/>
            </v:group>
          </w:pict>
        </mc:Fallback>
      </mc:AlternateContent>
    </w:r>
  </w:p>
  <w:p w:rsidR="000C4FA0" w:rsidRDefault="00000000" w14:paraId="5E327EEB" w14:textId="77777777">
    <w:pPr>
      <w:spacing w:before="240" w:after="240" w:line="360" w:lineRule="auto"/>
      <w:jc w:val="right"/>
      <w:rPr>
        <w:rFonts w:ascii="Trebuchet MS" w:hAnsi="Trebuchet MS" w:eastAsia="Trebuchet MS" w:cs="Trebuchet MS"/>
        <w:b/>
        <w:bCs/>
        <w:sz w:val="18"/>
        <w:szCs w:val="18"/>
      </w:rPr>
    </w:pPr>
    <w:r>
      <w:rPr>
        <w:rFonts w:ascii="Trebuchet MS" w:hAnsi="Trebuchet MS" w:eastAsia="Trebuchet MS" w:cs="Trebuchet MS"/>
        <w:b/>
        <w:bCs/>
        <w:sz w:val="18"/>
        <w:szCs w:val="18"/>
      </w:rPr>
      <w:t>© www.ItsYellowSeed.com | Company Confidential</w:t>
    </w:r>
  </w:p>
  <w:p w:rsidR="000C4FA0" w:rsidRDefault="00000000" w14:paraId="523BDC9B" w14:textId="77777777">
    <w:pPr>
      <w:spacing w:before="240" w:after="240" w:line="360" w:lineRule="auto"/>
      <w:jc w:val="both"/>
      <w:rPr>
        <w:rFonts w:ascii="Trebuchet MS" w:hAnsi="Trebuchet MS" w:eastAsia="Trebuchet MS" w:cs="Trebuchet MS"/>
        <w:b/>
        <w:bCs/>
        <w:color w:val="999999"/>
        <w:sz w:val="18"/>
        <w:szCs w:val="18"/>
      </w:rPr>
    </w:pPr>
    <w:r>
      <w:rPr>
        <w:rFonts w:ascii="Trebuchet MS" w:hAnsi="Trebuchet MS" w:eastAsia="Trebuchet MS" w:cs="Trebuchet MS"/>
        <w:b/>
        <w:bCs/>
        <w:color w:val="999999"/>
        <w:sz w:val="10"/>
        <w:szCs w:val="10"/>
      </w:rPr>
      <w:t>Disclaimer: This document is disclosed only to the recipient to whom this document is addressed and is pursuant to a relationship of confidentiality under which the recipient has obligations of confidentiality. This document constitutes confidential information and contains proprietary information belonging to Yellow Seed Content Solutions Private Limited or the client. The confidential information is to be used by the recipient only for the purpose for which this document is supplied. The recipient must obtain consent from the client &amp; Yellow Seed Content Solutions before the recipient or any other person acting on its behalf communicates any information on the contents or subject matter of this document or part thereof to any other third party. The recipient, by its receipt of this document, acknowledges its obligation to comply with the provisions of this notice. The reader/ recipient /viewer of this document agrees that he/she/they will not use the ideas in any form succinctly or directly, in any form whatsoever and that violating this clause would be an acceptance of plagiarism on his/her/their behalf. The reader of this document also agrees that all/any dispute/s in this regard will be in the favour of the owner of this document i.e., Yellow Seed Content Solutions Private Limited. if proven that the document has been shared with at one point of time or other through written/email communication through a letter or marketing/sponsorship proposal/ idea presentation, until such time that the estimate for the job has been cleared for payment. The contents, ideas and initiatives of this note are confidential and should not be used by any other party including the recipient unless so specified and agreed upon in writing.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0F30" w:rsidRDefault="00AF0F30" w14:paraId="6375B1DB" w14:textId="77777777">
      <w:pPr>
        <w:spacing w:line="240" w:lineRule="auto"/>
      </w:pPr>
      <w:r>
        <w:separator/>
      </w:r>
    </w:p>
  </w:footnote>
  <w:footnote w:type="continuationSeparator" w:id="0">
    <w:p w:rsidR="00AF0F30" w:rsidRDefault="00AF0F30" w14:paraId="5023C4F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4FA0" w:rsidRDefault="00000000" w14:paraId="5A731CF9" w14:textId="77777777">
    <w:pPr>
      <w:pBdr>
        <w:top w:val="nil"/>
        <w:left w:val="nil"/>
        <w:bottom w:val="nil"/>
        <w:right w:val="nil"/>
        <w:between w:val="nil"/>
      </w:pBdr>
      <w:tabs>
        <w:tab w:val="center" w:pos="4513"/>
        <w:tab w:val="right" w:pos="9026"/>
      </w:tabs>
      <w:spacing w:line="240" w:lineRule="auto"/>
      <w:jc w:val="right"/>
      <w:rPr>
        <w:color w:val="000000"/>
      </w:rPr>
    </w:pPr>
    <w:r>
      <w:rPr>
        <w:noProof/>
      </w:rPr>
      <w:drawing>
        <wp:inline distT="114300" distB="114300" distL="114300" distR="114300" wp14:anchorId="08732E42" wp14:editId="45C24E5A">
          <wp:extent cx="1503582" cy="52673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03582" cy="526733"/>
                  </a:xfrm>
                  <a:prstGeom prst="rect">
                    <a:avLst/>
                  </a:prstGeom>
                  <a:ln/>
                </pic:spPr>
              </pic:pic>
            </a:graphicData>
          </a:graphic>
        </wp:inline>
      </w:drawing>
    </w:r>
  </w:p>
  <w:p w:rsidR="000C4FA0" w:rsidRDefault="000C4FA0" w14:paraId="0D2B51CE" w14:textId="77777777">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347"/>
    <w:multiLevelType w:val="hybridMultilevel"/>
    <w:tmpl w:val="F6A831F4"/>
    <w:lvl w:ilvl="0" w:tplc="DEB2E512">
      <w:start w:val="1"/>
      <w:numFmt w:val="bullet"/>
      <w:lvlText w:val=""/>
      <w:lvlJc w:val="left"/>
      <w:pPr>
        <w:ind w:left="720" w:hanging="360"/>
      </w:pPr>
      <w:rPr>
        <w:rFonts w:hint="default" w:ascii="Symbol" w:hAnsi="Symbol"/>
      </w:rPr>
    </w:lvl>
    <w:lvl w:ilvl="1" w:tplc="A696462E">
      <w:start w:val="1"/>
      <w:numFmt w:val="bullet"/>
      <w:lvlText w:val="o"/>
      <w:lvlJc w:val="left"/>
      <w:pPr>
        <w:ind w:left="1440" w:hanging="360"/>
      </w:pPr>
      <w:rPr>
        <w:rFonts w:hint="default" w:ascii="Courier New" w:hAnsi="Courier New"/>
      </w:rPr>
    </w:lvl>
    <w:lvl w:ilvl="2" w:tplc="A174762A">
      <w:start w:val="1"/>
      <w:numFmt w:val="bullet"/>
      <w:lvlText w:val=""/>
      <w:lvlJc w:val="left"/>
      <w:pPr>
        <w:ind w:left="2160" w:hanging="360"/>
      </w:pPr>
      <w:rPr>
        <w:rFonts w:hint="default" w:ascii="Wingdings" w:hAnsi="Wingdings"/>
      </w:rPr>
    </w:lvl>
    <w:lvl w:ilvl="3" w:tplc="9A4CCC14">
      <w:start w:val="1"/>
      <w:numFmt w:val="bullet"/>
      <w:lvlText w:val=""/>
      <w:lvlJc w:val="left"/>
      <w:pPr>
        <w:ind w:left="2880" w:hanging="360"/>
      </w:pPr>
      <w:rPr>
        <w:rFonts w:hint="default" w:ascii="Symbol" w:hAnsi="Symbol"/>
      </w:rPr>
    </w:lvl>
    <w:lvl w:ilvl="4" w:tplc="A824FE1C">
      <w:start w:val="1"/>
      <w:numFmt w:val="bullet"/>
      <w:lvlText w:val="o"/>
      <w:lvlJc w:val="left"/>
      <w:pPr>
        <w:ind w:left="3600" w:hanging="360"/>
      </w:pPr>
      <w:rPr>
        <w:rFonts w:hint="default" w:ascii="Courier New" w:hAnsi="Courier New"/>
      </w:rPr>
    </w:lvl>
    <w:lvl w:ilvl="5" w:tplc="26200DA8">
      <w:start w:val="1"/>
      <w:numFmt w:val="bullet"/>
      <w:lvlText w:val=""/>
      <w:lvlJc w:val="left"/>
      <w:pPr>
        <w:ind w:left="4320" w:hanging="360"/>
      </w:pPr>
      <w:rPr>
        <w:rFonts w:hint="default" w:ascii="Wingdings" w:hAnsi="Wingdings"/>
      </w:rPr>
    </w:lvl>
    <w:lvl w:ilvl="6" w:tplc="23D89652">
      <w:start w:val="1"/>
      <w:numFmt w:val="bullet"/>
      <w:lvlText w:val=""/>
      <w:lvlJc w:val="left"/>
      <w:pPr>
        <w:ind w:left="5040" w:hanging="360"/>
      </w:pPr>
      <w:rPr>
        <w:rFonts w:hint="default" w:ascii="Symbol" w:hAnsi="Symbol"/>
      </w:rPr>
    </w:lvl>
    <w:lvl w:ilvl="7" w:tplc="70E0C094">
      <w:start w:val="1"/>
      <w:numFmt w:val="bullet"/>
      <w:lvlText w:val="o"/>
      <w:lvlJc w:val="left"/>
      <w:pPr>
        <w:ind w:left="5760" w:hanging="360"/>
      </w:pPr>
      <w:rPr>
        <w:rFonts w:hint="default" w:ascii="Courier New" w:hAnsi="Courier New"/>
      </w:rPr>
    </w:lvl>
    <w:lvl w:ilvl="8" w:tplc="A2028DB2">
      <w:start w:val="1"/>
      <w:numFmt w:val="bullet"/>
      <w:lvlText w:val=""/>
      <w:lvlJc w:val="left"/>
      <w:pPr>
        <w:ind w:left="6480" w:hanging="360"/>
      </w:pPr>
      <w:rPr>
        <w:rFonts w:hint="default" w:ascii="Wingdings" w:hAnsi="Wingdings"/>
      </w:rPr>
    </w:lvl>
  </w:abstractNum>
  <w:abstractNum w:abstractNumId="1" w15:restartNumberingAfterBreak="0">
    <w:nsid w:val="09BFB374"/>
    <w:multiLevelType w:val="hybridMultilevel"/>
    <w:tmpl w:val="5A8C2432"/>
    <w:lvl w:ilvl="0" w:tplc="F83233BC">
      <w:start w:val="1"/>
      <w:numFmt w:val="bullet"/>
      <w:lvlText w:val=""/>
      <w:lvlJc w:val="left"/>
      <w:pPr>
        <w:ind w:left="720" w:hanging="360"/>
      </w:pPr>
      <w:rPr>
        <w:rFonts w:hint="default" w:ascii="Symbol" w:hAnsi="Symbol"/>
      </w:rPr>
    </w:lvl>
    <w:lvl w:ilvl="1" w:tplc="00B8F968">
      <w:start w:val="1"/>
      <w:numFmt w:val="bullet"/>
      <w:lvlText w:val="o"/>
      <w:lvlJc w:val="left"/>
      <w:pPr>
        <w:ind w:left="1440" w:hanging="360"/>
      </w:pPr>
      <w:rPr>
        <w:rFonts w:hint="default" w:ascii="Courier New" w:hAnsi="Courier New"/>
      </w:rPr>
    </w:lvl>
    <w:lvl w:ilvl="2" w:tplc="D4AE9EF2">
      <w:start w:val="1"/>
      <w:numFmt w:val="bullet"/>
      <w:lvlText w:val=""/>
      <w:lvlJc w:val="left"/>
      <w:pPr>
        <w:ind w:left="2160" w:hanging="360"/>
      </w:pPr>
      <w:rPr>
        <w:rFonts w:hint="default" w:ascii="Wingdings" w:hAnsi="Wingdings"/>
      </w:rPr>
    </w:lvl>
    <w:lvl w:ilvl="3" w:tplc="15FEF884">
      <w:start w:val="1"/>
      <w:numFmt w:val="bullet"/>
      <w:lvlText w:val=""/>
      <w:lvlJc w:val="left"/>
      <w:pPr>
        <w:ind w:left="2880" w:hanging="360"/>
      </w:pPr>
      <w:rPr>
        <w:rFonts w:hint="default" w:ascii="Symbol" w:hAnsi="Symbol"/>
      </w:rPr>
    </w:lvl>
    <w:lvl w:ilvl="4" w:tplc="98825078">
      <w:start w:val="1"/>
      <w:numFmt w:val="bullet"/>
      <w:lvlText w:val="o"/>
      <w:lvlJc w:val="left"/>
      <w:pPr>
        <w:ind w:left="3600" w:hanging="360"/>
      </w:pPr>
      <w:rPr>
        <w:rFonts w:hint="default" w:ascii="Courier New" w:hAnsi="Courier New"/>
      </w:rPr>
    </w:lvl>
    <w:lvl w:ilvl="5" w:tplc="7B1C4F5C">
      <w:start w:val="1"/>
      <w:numFmt w:val="bullet"/>
      <w:lvlText w:val=""/>
      <w:lvlJc w:val="left"/>
      <w:pPr>
        <w:ind w:left="4320" w:hanging="360"/>
      </w:pPr>
      <w:rPr>
        <w:rFonts w:hint="default" w:ascii="Wingdings" w:hAnsi="Wingdings"/>
      </w:rPr>
    </w:lvl>
    <w:lvl w:ilvl="6" w:tplc="E35A90E6">
      <w:start w:val="1"/>
      <w:numFmt w:val="bullet"/>
      <w:lvlText w:val=""/>
      <w:lvlJc w:val="left"/>
      <w:pPr>
        <w:ind w:left="5040" w:hanging="360"/>
      </w:pPr>
      <w:rPr>
        <w:rFonts w:hint="default" w:ascii="Symbol" w:hAnsi="Symbol"/>
      </w:rPr>
    </w:lvl>
    <w:lvl w:ilvl="7" w:tplc="598A8C8A">
      <w:start w:val="1"/>
      <w:numFmt w:val="bullet"/>
      <w:lvlText w:val="o"/>
      <w:lvlJc w:val="left"/>
      <w:pPr>
        <w:ind w:left="5760" w:hanging="360"/>
      </w:pPr>
      <w:rPr>
        <w:rFonts w:hint="default" w:ascii="Courier New" w:hAnsi="Courier New"/>
      </w:rPr>
    </w:lvl>
    <w:lvl w:ilvl="8" w:tplc="24926046">
      <w:start w:val="1"/>
      <w:numFmt w:val="bullet"/>
      <w:lvlText w:val=""/>
      <w:lvlJc w:val="left"/>
      <w:pPr>
        <w:ind w:left="6480" w:hanging="360"/>
      </w:pPr>
      <w:rPr>
        <w:rFonts w:hint="default" w:ascii="Wingdings" w:hAnsi="Wingdings"/>
      </w:rPr>
    </w:lvl>
  </w:abstractNum>
  <w:abstractNum w:abstractNumId="2" w15:restartNumberingAfterBreak="0">
    <w:nsid w:val="20A56863"/>
    <w:multiLevelType w:val="hybridMultilevel"/>
    <w:tmpl w:val="14C42ABA"/>
    <w:lvl w:ilvl="0" w:tplc="887C6834">
      <w:start w:val="1"/>
      <w:numFmt w:val="bullet"/>
      <w:lvlText w:val=""/>
      <w:lvlJc w:val="left"/>
      <w:pPr>
        <w:ind w:left="720" w:hanging="360"/>
      </w:pPr>
      <w:rPr>
        <w:rFonts w:hint="default" w:ascii="Symbol" w:hAnsi="Symbol"/>
      </w:rPr>
    </w:lvl>
    <w:lvl w:ilvl="1" w:tplc="F14EF784">
      <w:start w:val="1"/>
      <w:numFmt w:val="bullet"/>
      <w:lvlText w:val="o"/>
      <w:lvlJc w:val="left"/>
      <w:pPr>
        <w:ind w:left="1440" w:hanging="360"/>
      </w:pPr>
      <w:rPr>
        <w:rFonts w:hint="default" w:ascii="Courier New" w:hAnsi="Courier New"/>
      </w:rPr>
    </w:lvl>
    <w:lvl w:ilvl="2" w:tplc="22FC7E18">
      <w:start w:val="1"/>
      <w:numFmt w:val="bullet"/>
      <w:lvlText w:val=""/>
      <w:lvlJc w:val="left"/>
      <w:pPr>
        <w:ind w:left="2160" w:hanging="360"/>
      </w:pPr>
      <w:rPr>
        <w:rFonts w:hint="default" w:ascii="Wingdings" w:hAnsi="Wingdings"/>
      </w:rPr>
    </w:lvl>
    <w:lvl w:ilvl="3" w:tplc="FF46E72C">
      <w:start w:val="1"/>
      <w:numFmt w:val="bullet"/>
      <w:lvlText w:val=""/>
      <w:lvlJc w:val="left"/>
      <w:pPr>
        <w:ind w:left="2880" w:hanging="360"/>
      </w:pPr>
      <w:rPr>
        <w:rFonts w:hint="default" w:ascii="Symbol" w:hAnsi="Symbol"/>
      </w:rPr>
    </w:lvl>
    <w:lvl w:ilvl="4" w:tplc="31ACF58E">
      <w:start w:val="1"/>
      <w:numFmt w:val="bullet"/>
      <w:lvlText w:val="o"/>
      <w:lvlJc w:val="left"/>
      <w:pPr>
        <w:ind w:left="3600" w:hanging="360"/>
      </w:pPr>
      <w:rPr>
        <w:rFonts w:hint="default" w:ascii="Courier New" w:hAnsi="Courier New"/>
      </w:rPr>
    </w:lvl>
    <w:lvl w:ilvl="5" w:tplc="D5DAB564">
      <w:start w:val="1"/>
      <w:numFmt w:val="bullet"/>
      <w:lvlText w:val=""/>
      <w:lvlJc w:val="left"/>
      <w:pPr>
        <w:ind w:left="4320" w:hanging="360"/>
      </w:pPr>
      <w:rPr>
        <w:rFonts w:hint="default" w:ascii="Wingdings" w:hAnsi="Wingdings"/>
      </w:rPr>
    </w:lvl>
    <w:lvl w:ilvl="6" w:tplc="641E6638">
      <w:start w:val="1"/>
      <w:numFmt w:val="bullet"/>
      <w:lvlText w:val=""/>
      <w:lvlJc w:val="left"/>
      <w:pPr>
        <w:ind w:left="5040" w:hanging="360"/>
      </w:pPr>
      <w:rPr>
        <w:rFonts w:hint="default" w:ascii="Symbol" w:hAnsi="Symbol"/>
      </w:rPr>
    </w:lvl>
    <w:lvl w:ilvl="7" w:tplc="E2B2646E">
      <w:start w:val="1"/>
      <w:numFmt w:val="bullet"/>
      <w:lvlText w:val="o"/>
      <w:lvlJc w:val="left"/>
      <w:pPr>
        <w:ind w:left="5760" w:hanging="360"/>
      </w:pPr>
      <w:rPr>
        <w:rFonts w:hint="default" w:ascii="Courier New" w:hAnsi="Courier New"/>
      </w:rPr>
    </w:lvl>
    <w:lvl w:ilvl="8" w:tplc="5386BF86">
      <w:start w:val="1"/>
      <w:numFmt w:val="bullet"/>
      <w:lvlText w:val=""/>
      <w:lvlJc w:val="left"/>
      <w:pPr>
        <w:ind w:left="6480" w:hanging="360"/>
      </w:pPr>
      <w:rPr>
        <w:rFonts w:hint="default" w:ascii="Wingdings" w:hAnsi="Wingdings"/>
      </w:rPr>
    </w:lvl>
  </w:abstractNum>
  <w:abstractNum w:abstractNumId="3" w15:restartNumberingAfterBreak="0">
    <w:nsid w:val="2DB2367F"/>
    <w:multiLevelType w:val="multilevel"/>
    <w:tmpl w:val="D56AD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6732F7A"/>
    <w:multiLevelType w:val="hybridMultilevel"/>
    <w:tmpl w:val="13503716"/>
    <w:lvl w:ilvl="0" w:tplc="C4187FF0">
      <w:start w:val="1"/>
      <w:numFmt w:val="bullet"/>
      <w:lvlText w:val=""/>
      <w:lvlJc w:val="left"/>
      <w:pPr>
        <w:ind w:left="720" w:hanging="360"/>
      </w:pPr>
      <w:rPr>
        <w:rFonts w:hint="default" w:ascii="Symbol" w:hAnsi="Symbol"/>
      </w:rPr>
    </w:lvl>
    <w:lvl w:ilvl="1" w:tplc="8FCAD788">
      <w:start w:val="1"/>
      <w:numFmt w:val="bullet"/>
      <w:lvlText w:val="o"/>
      <w:lvlJc w:val="left"/>
      <w:pPr>
        <w:ind w:left="1440" w:hanging="360"/>
      </w:pPr>
      <w:rPr>
        <w:rFonts w:hint="default" w:ascii="Courier New" w:hAnsi="Courier New"/>
      </w:rPr>
    </w:lvl>
    <w:lvl w:ilvl="2" w:tplc="FE0CDC8E">
      <w:start w:val="1"/>
      <w:numFmt w:val="bullet"/>
      <w:lvlText w:val=""/>
      <w:lvlJc w:val="left"/>
      <w:pPr>
        <w:ind w:left="2160" w:hanging="360"/>
      </w:pPr>
      <w:rPr>
        <w:rFonts w:hint="default" w:ascii="Wingdings" w:hAnsi="Wingdings"/>
      </w:rPr>
    </w:lvl>
    <w:lvl w:ilvl="3" w:tplc="B6FC8396">
      <w:start w:val="1"/>
      <w:numFmt w:val="bullet"/>
      <w:lvlText w:val=""/>
      <w:lvlJc w:val="left"/>
      <w:pPr>
        <w:ind w:left="2880" w:hanging="360"/>
      </w:pPr>
      <w:rPr>
        <w:rFonts w:hint="default" w:ascii="Symbol" w:hAnsi="Symbol"/>
      </w:rPr>
    </w:lvl>
    <w:lvl w:ilvl="4" w:tplc="A2AE59F8">
      <w:start w:val="1"/>
      <w:numFmt w:val="bullet"/>
      <w:lvlText w:val="o"/>
      <w:lvlJc w:val="left"/>
      <w:pPr>
        <w:ind w:left="3600" w:hanging="360"/>
      </w:pPr>
      <w:rPr>
        <w:rFonts w:hint="default" w:ascii="Courier New" w:hAnsi="Courier New"/>
      </w:rPr>
    </w:lvl>
    <w:lvl w:ilvl="5" w:tplc="0BCC0888">
      <w:start w:val="1"/>
      <w:numFmt w:val="bullet"/>
      <w:lvlText w:val=""/>
      <w:lvlJc w:val="left"/>
      <w:pPr>
        <w:ind w:left="4320" w:hanging="360"/>
      </w:pPr>
      <w:rPr>
        <w:rFonts w:hint="default" w:ascii="Wingdings" w:hAnsi="Wingdings"/>
      </w:rPr>
    </w:lvl>
    <w:lvl w:ilvl="6" w:tplc="9B267F56">
      <w:start w:val="1"/>
      <w:numFmt w:val="bullet"/>
      <w:lvlText w:val=""/>
      <w:lvlJc w:val="left"/>
      <w:pPr>
        <w:ind w:left="5040" w:hanging="360"/>
      </w:pPr>
      <w:rPr>
        <w:rFonts w:hint="default" w:ascii="Symbol" w:hAnsi="Symbol"/>
      </w:rPr>
    </w:lvl>
    <w:lvl w:ilvl="7" w:tplc="8BE66F72">
      <w:start w:val="1"/>
      <w:numFmt w:val="bullet"/>
      <w:lvlText w:val="o"/>
      <w:lvlJc w:val="left"/>
      <w:pPr>
        <w:ind w:left="5760" w:hanging="360"/>
      </w:pPr>
      <w:rPr>
        <w:rFonts w:hint="default" w:ascii="Courier New" w:hAnsi="Courier New"/>
      </w:rPr>
    </w:lvl>
    <w:lvl w:ilvl="8" w:tplc="D24C5030">
      <w:start w:val="1"/>
      <w:numFmt w:val="bullet"/>
      <w:lvlText w:val=""/>
      <w:lvlJc w:val="left"/>
      <w:pPr>
        <w:ind w:left="6480" w:hanging="360"/>
      </w:pPr>
      <w:rPr>
        <w:rFonts w:hint="default" w:ascii="Wingdings" w:hAnsi="Wingdings"/>
      </w:rPr>
    </w:lvl>
  </w:abstractNum>
  <w:abstractNum w:abstractNumId="5" w15:restartNumberingAfterBreak="0">
    <w:nsid w:val="44B6D884"/>
    <w:multiLevelType w:val="hybridMultilevel"/>
    <w:tmpl w:val="87F65EFE"/>
    <w:lvl w:ilvl="0" w:tplc="A240F668">
      <w:start w:val="1"/>
      <w:numFmt w:val="bullet"/>
      <w:lvlText w:val=""/>
      <w:lvlJc w:val="left"/>
      <w:pPr>
        <w:ind w:left="720" w:hanging="360"/>
      </w:pPr>
      <w:rPr>
        <w:rFonts w:hint="default" w:ascii="Symbol" w:hAnsi="Symbol"/>
      </w:rPr>
    </w:lvl>
    <w:lvl w:ilvl="1" w:tplc="7FDC8744">
      <w:start w:val="1"/>
      <w:numFmt w:val="bullet"/>
      <w:lvlText w:val="o"/>
      <w:lvlJc w:val="left"/>
      <w:pPr>
        <w:ind w:left="1440" w:hanging="360"/>
      </w:pPr>
      <w:rPr>
        <w:rFonts w:hint="default" w:ascii="Courier New" w:hAnsi="Courier New"/>
      </w:rPr>
    </w:lvl>
    <w:lvl w:ilvl="2" w:tplc="D6A2C1E6">
      <w:start w:val="1"/>
      <w:numFmt w:val="bullet"/>
      <w:lvlText w:val=""/>
      <w:lvlJc w:val="left"/>
      <w:pPr>
        <w:ind w:left="2160" w:hanging="360"/>
      </w:pPr>
      <w:rPr>
        <w:rFonts w:hint="default" w:ascii="Wingdings" w:hAnsi="Wingdings"/>
      </w:rPr>
    </w:lvl>
    <w:lvl w:ilvl="3" w:tplc="3E3CEB74">
      <w:start w:val="1"/>
      <w:numFmt w:val="bullet"/>
      <w:lvlText w:val=""/>
      <w:lvlJc w:val="left"/>
      <w:pPr>
        <w:ind w:left="2880" w:hanging="360"/>
      </w:pPr>
      <w:rPr>
        <w:rFonts w:hint="default" w:ascii="Symbol" w:hAnsi="Symbol"/>
      </w:rPr>
    </w:lvl>
    <w:lvl w:ilvl="4" w:tplc="609833FA">
      <w:start w:val="1"/>
      <w:numFmt w:val="bullet"/>
      <w:lvlText w:val="o"/>
      <w:lvlJc w:val="left"/>
      <w:pPr>
        <w:ind w:left="3600" w:hanging="360"/>
      </w:pPr>
      <w:rPr>
        <w:rFonts w:hint="default" w:ascii="Courier New" w:hAnsi="Courier New"/>
      </w:rPr>
    </w:lvl>
    <w:lvl w:ilvl="5" w:tplc="633EDBFC">
      <w:start w:val="1"/>
      <w:numFmt w:val="bullet"/>
      <w:lvlText w:val=""/>
      <w:lvlJc w:val="left"/>
      <w:pPr>
        <w:ind w:left="4320" w:hanging="360"/>
      </w:pPr>
      <w:rPr>
        <w:rFonts w:hint="default" w:ascii="Wingdings" w:hAnsi="Wingdings"/>
      </w:rPr>
    </w:lvl>
    <w:lvl w:ilvl="6" w:tplc="DF1027B4">
      <w:start w:val="1"/>
      <w:numFmt w:val="bullet"/>
      <w:lvlText w:val=""/>
      <w:lvlJc w:val="left"/>
      <w:pPr>
        <w:ind w:left="5040" w:hanging="360"/>
      </w:pPr>
      <w:rPr>
        <w:rFonts w:hint="default" w:ascii="Symbol" w:hAnsi="Symbol"/>
      </w:rPr>
    </w:lvl>
    <w:lvl w:ilvl="7" w:tplc="680872B8">
      <w:start w:val="1"/>
      <w:numFmt w:val="bullet"/>
      <w:lvlText w:val="o"/>
      <w:lvlJc w:val="left"/>
      <w:pPr>
        <w:ind w:left="5760" w:hanging="360"/>
      </w:pPr>
      <w:rPr>
        <w:rFonts w:hint="default" w:ascii="Courier New" w:hAnsi="Courier New"/>
      </w:rPr>
    </w:lvl>
    <w:lvl w:ilvl="8" w:tplc="58227100">
      <w:start w:val="1"/>
      <w:numFmt w:val="bullet"/>
      <w:lvlText w:val=""/>
      <w:lvlJc w:val="left"/>
      <w:pPr>
        <w:ind w:left="6480" w:hanging="360"/>
      </w:pPr>
      <w:rPr>
        <w:rFonts w:hint="default" w:ascii="Wingdings" w:hAnsi="Wingdings"/>
      </w:rPr>
    </w:lvl>
  </w:abstractNum>
  <w:abstractNum w:abstractNumId="6" w15:restartNumberingAfterBreak="0">
    <w:nsid w:val="52177A7C"/>
    <w:multiLevelType w:val="multilevel"/>
    <w:tmpl w:val="7F0A28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484EE59"/>
    <w:multiLevelType w:val="hybridMultilevel"/>
    <w:tmpl w:val="98BA9FDE"/>
    <w:lvl w:ilvl="0" w:tplc="B7EA2EE2">
      <w:start w:val="1"/>
      <w:numFmt w:val="bullet"/>
      <w:lvlText w:val=""/>
      <w:lvlJc w:val="left"/>
      <w:pPr>
        <w:ind w:left="720" w:hanging="360"/>
      </w:pPr>
      <w:rPr>
        <w:rFonts w:hint="default" w:ascii="Symbol" w:hAnsi="Symbol"/>
      </w:rPr>
    </w:lvl>
    <w:lvl w:ilvl="1" w:tplc="22965E5A">
      <w:start w:val="1"/>
      <w:numFmt w:val="bullet"/>
      <w:lvlText w:val="o"/>
      <w:lvlJc w:val="left"/>
      <w:pPr>
        <w:ind w:left="1440" w:hanging="360"/>
      </w:pPr>
      <w:rPr>
        <w:rFonts w:hint="default" w:ascii="Courier New" w:hAnsi="Courier New"/>
      </w:rPr>
    </w:lvl>
    <w:lvl w:ilvl="2" w:tplc="0C1842D6">
      <w:start w:val="1"/>
      <w:numFmt w:val="bullet"/>
      <w:lvlText w:val=""/>
      <w:lvlJc w:val="left"/>
      <w:pPr>
        <w:ind w:left="2160" w:hanging="360"/>
      </w:pPr>
      <w:rPr>
        <w:rFonts w:hint="default" w:ascii="Wingdings" w:hAnsi="Wingdings"/>
      </w:rPr>
    </w:lvl>
    <w:lvl w:ilvl="3" w:tplc="9356D26C">
      <w:start w:val="1"/>
      <w:numFmt w:val="bullet"/>
      <w:lvlText w:val=""/>
      <w:lvlJc w:val="left"/>
      <w:pPr>
        <w:ind w:left="2880" w:hanging="360"/>
      </w:pPr>
      <w:rPr>
        <w:rFonts w:hint="default" w:ascii="Symbol" w:hAnsi="Symbol"/>
      </w:rPr>
    </w:lvl>
    <w:lvl w:ilvl="4" w:tplc="250A460E">
      <w:start w:val="1"/>
      <w:numFmt w:val="bullet"/>
      <w:lvlText w:val="o"/>
      <w:lvlJc w:val="left"/>
      <w:pPr>
        <w:ind w:left="3600" w:hanging="360"/>
      </w:pPr>
      <w:rPr>
        <w:rFonts w:hint="default" w:ascii="Courier New" w:hAnsi="Courier New"/>
      </w:rPr>
    </w:lvl>
    <w:lvl w:ilvl="5" w:tplc="DEC4C8A0">
      <w:start w:val="1"/>
      <w:numFmt w:val="bullet"/>
      <w:lvlText w:val=""/>
      <w:lvlJc w:val="left"/>
      <w:pPr>
        <w:ind w:left="4320" w:hanging="360"/>
      </w:pPr>
      <w:rPr>
        <w:rFonts w:hint="default" w:ascii="Wingdings" w:hAnsi="Wingdings"/>
      </w:rPr>
    </w:lvl>
    <w:lvl w:ilvl="6" w:tplc="36A61136">
      <w:start w:val="1"/>
      <w:numFmt w:val="bullet"/>
      <w:lvlText w:val=""/>
      <w:lvlJc w:val="left"/>
      <w:pPr>
        <w:ind w:left="5040" w:hanging="360"/>
      </w:pPr>
      <w:rPr>
        <w:rFonts w:hint="default" w:ascii="Symbol" w:hAnsi="Symbol"/>
      </w:rPr>
    </w:lvl>
    <w:lvl w:ilvl="7" w:tplc="BF6E7C26">
      <w:start w:val="1"/>
      <w:numFmt w:val="bullet"/>
      <w:lvlText w:val="o"/>
      <w:lvlJc w:val="left"/>
      <w:pPr>
        <w:ind w:left="5760" w:hanging="360"/>
      </w:pPr>
      <w:rPr>
        <w:rFonts w:hint="default" w:ascii="Courier New" w:hAnsi="Courier New"/>
      </w:rPr>
    </w:lvl>
    <w:lvl w:ilvl="8" w:tplc="26ECB4D6">
      <w:start w:val="1"/>
      <w:numFmt w:val="bullet"/>
      <w:lvlText w:val=""/>
      <w:lvlJc w:val="left"/>
      <w:pPr>
        <w:ind w:left="6480" w:hanging="360"/>
      </w:pPr>
      <w:rPr>
        <w:rFonts w:hint="default" w:ascii="Wingdings" w:hAnsi="Wingdings"/>
      </w:rPr>
    </w:lvl>
  </w:abstractNum>
  <w:abstractNum w:abstractNumId="8" w15:restartNumberingAfterBreak="0">
    <w:nsid w:val="6679334B"/>
    <w:multiLevelType w:val="hybridMultilevel"/>
    <w:tmpl w:val="89806D2C"/>
    <w:lvl w:ilvl="0" w:tplc="AFB65016">
      <w:start w:val="1"/>
      <w:numFmt w:val="bullet"/>
      <w:lvlText w:val=""/>
      <w:lvlJc w:val="left"/>
      <w:pPr>
        <w:ind w:left="720" w:hanging="360"/>
      </w:pPr>
      <w:rPr>
        <w:rFonts w:hint="default" w:ascii="Symbol" w:hAnsi="Symbol"/>
      </w:rPr>
    </w:lvl>
    <w:lvl w:ilvl="1" w:tplc="D922AF80">
      <w:start w:val="1"/>
      <w:numFmt w:val="bullet"/>
      <w:lvlText w:val="o"/>
      <w:lvlJc w:val="left"/>
      <w:pPr>
        <w:ind w:left="1440" w:hanging="360"/>
      </w:pPr>
      <w:rPr>
        <w:rFonts w:hint="default" w:ascii="Courier New" w:hAnsi="Courier New"/>
      </w:rPr>
    </w:lvl>
    <w:lvl w:ilvl="2" w:tplc="60168DDE">
      <w:start w:val="1"/>
      <w:numFmt w:val="bullet"/>
      <w:lvlText w:val=""/>
      <w:lvlJc w:val="left"/>
      <w:pPr>
        <w:ind w:left="2160" w:hanging="360"/>
      </w:pPr>
      <w:rPr>
        <w:rFonts w:hint="default" w:ascii="Wingdings" w:hAnsi="Wingdings"/>
      </w:rPr>
    </w:lvl>
    <w:lvl w:ilvl="3" w:tplc="0D42F752">
      <w:start w:val="1"/>
      <w:numFmt w:val="bullet"/>
      <w:lvlText w:val=""/>
      <w:lvlJc w:val="left"/>
      <w:pPr>
        <w:ind w:left="2880" w:hanging="360"/>
      </w:pPr>
      <w:rPr>
        <w:rFonts w:hint="default" w:ascii="Symbol" w:hAnsi="Symbol"/>
      </w:rPr>
    </w:lvl>
    <w:lvl w:ilvl="4" w:tplc="C67282DE">
      <w:start w:val="1"/>
      <w:numFmt w:val="bullet"/>
      <w:lvlText w:val="o"/>
      <w:lvlJc w:val="left"/>
      <w:pPr>
        <w:ind w:left="3600" w:hanging="360"/>
      </w:pPr>
      <w:rPr>
        <w:rFonts w:hint="default" w:ascii="Courier New" w:hAnsi="Courier New"/>
      </w:rPr>
    </w:lvl>
    <w:lvl w:ilvl="5" w:tplc="02222EF8">
      <w:start w:val="1"/>
      <w:numFmt w:val="bullet"/>
      <w:lvlText w:val=""/>
      <w:lvlJc w:val="left"/>
      <w:pPr>
        <w:ind w:left="4320" w:hanging="360"/>
      </w:pPr>
      <w:rPr>
        <w:rFonts w:hint="default" w:ascii="Wingdings" w:hAnsi="Wingdings"/>
      </w:rPr>
    </w:lvl>
    <w:lvl w:ilvl="6" w:tplc="33F22A30">
      <w:start w:val="1"/>
      <w:numFmt w:val="bullet"/>
      <w:lvlText w:val=""/>
      <w:lvlJc w:val="left"/>
      <w:pPr>
        <w:ind w:left="5040" w:hanging="360"/>
      </w:pPr>
      <w:rPr>
        <w:rFonts w:hint="default" w:ascii="Symbol" w:hAnsi="Symbol"/>
      </w:rPr>
    </w:lvl>
    <w:lvl w:ilvl="7" w:tplc="D1264AF8">
      <w:start w:val="1"/>
      <w:numFmt w:val="bullet"/>
      <w:lvlText w:val="o"/>
      <w:lvlJc w:val="left"/>
      <w:pPr>
        <w:ind w:left="5760" w:hanging="360"/>
      </w:pPr>
      <w:rPr>
        <w:rFonts w:hint="default" w:ascii="Courier New" w:hAnsi="Courier New"/>
      </w:rPr>
    </w:lvl>
    <w:lvl w:ilvl="8" w:tplc="5CE8A650">
      <w:start w:val="1"/>
      <w:numFmt w:val="bullet"/>
      <w:lvlText w:val=""/>
      <w:lvlJc w:val="left"/>
      <w:pPr>
        <w:ind w:left="6480" w:hanging="360"/>
      </w:pPr>
      <w:rPr>
        <w:rFonts w:hint="default" w:ascii="Wingdings" w:hAnsi="Wingdings"/>
      </w:rPr>
    </w:lvl>
  </w:abstractNum>
  <w:abstractNum w:abstractNumId="9" w15:restartNumberingAfterBreak="0">
    <w:nsid w:val="6D41F087"/>
    <w:multiLevelType w:val="hybridMultilevel"/>
    <w:tmpl w:val="E6840D68"/>
    <w:lvl w:ilvl="0" w:tplc="9440EE66">
      <w:start w:val="1"/>
      <w:numFmt w:val="bullet"/>
      <w:lvlText w:val=""/>
      <w:lvlJc w:val="left"/>
      <w:pPr>
        <w:ind w:left="720" w:hanging="360"/>
      </w:pPr>
      <w:rPr>
        <w:rFonts w:hint="default" w:ascii="Symbol" w:hAnsi="Symbol"/>
      </w:rPr>
    </w:lvl>
    <w:lvl w:ilvl="1" w:tplc="540A9990">
      <w:start w:val="1"/>
      <w:numFmt w:val="bullet"/>
      <w:lvlText w:val="o"/>
      <w:lvlJc w:val="left"/>
      <w:pPr>
        <w:ind w:left="1440" w:hanging="360"/>
      </w:pPr>
      <w:rPr>
        <w:rFonts w:hint="default" w:ascii="Courier New" w:hAnsi="Courier New"/>
      </w:rPr>
    </w:lvl>
    <w:lvl w:ilvl="2" w:tplc="98824AC0">
      <w:start w:val="1"/>
      <w:numFmt w:val="bullet"/>
      <w:lvlText w:val=""/>
      <w:lvlJc w:val="left"/>
      <w:pPr>
        <w:ind w:left="2160" w:hanging="360"/>
      </w:pPr>
      <w:rPr>
        <w:rFonts w:hint="default" w:ascii="Wingdings" w:hAnsi="Wingdings"/>
      </w:rPr>
    </w:lvl>
    <w:lvl w:ilvl="3" w:tplc="021AF322">
      <w:start w:val="1"/>
      <w:numFmt w:val="bullet"/>
      <w:lvlText w:val=""/>
      <w:lvlJc w:val="left"/>
      <w:pPr>
        <w:ind w:left="2880" w:hanging="360"/>
      </w:pPr>
      <w:rPr>
        <w:rFonts w:hint="default" w:ascii="Symbol" w:hAnsi="Symbol"/>
      </w:rPr>
    </w:lvl>
    <w:lvl w:ilvl="4" w:tplc="182CC59A">
      <w:start w:val="1"/>
      <w:numFmt w:val="bullet"/>
      <w:lvlText w:val="o"/>
      <w:lvlJc w:val="left"/>
      <w:pPr>
        <w:ind w:left="3600" w:hanging="360"/>
      </w:pPr>
      <w:rPr>
        <w:rFonts w:hint="default" w:ascii="Courier New" w:hAnsi="Courier New"/>
      </w:rPr>
    </w:lvl>
    <w:lvl w:ilvl="5" w:tplc="27CC1CFA">
      <w:start w:val="1"/>
      <w:numFmt w:val="bullet"/>
      <w:lvlText w:val=""/>
      <w:lvlJc w:val="left"/>
      <w:pPr>
        <w:ind w:left="4320" w:hanging="360"/>
      </w:pPr>
      <w:rPr>
        <w:rFonts w:hint="default" w:ascii="Wingdings" w:hAnsi="Wingdings"/>
      </w:rPr>
    </w:lvl>
    <w:lvl w:ilvl="6" w:tplc="E2264D6A">
      <w:start w:val="1"/>
      <w:numFmt w:val="bullet"/>
      <w:lvlText w:val=""/>
      <w:lvlJc w:val="left"/>
      <w:pPr>
        <w:ind w:left="5040" w:hanging="360"/>
      </w:pPr>
      <w:rPr>
        <w:rFonts w:hint="default" w:ascii="Symbol" w:hAnsi="Symbol"/>
      </w:rPr>
    </w:lvl>
    <w:lvl w:ilvl="7" w:tplc="55CA9C82">
      <w:start w:val="1"/>
      <w:numFmt w:val="bullet"/>
      <w:lvlText w:val="o"/>
      <w:lvlJc w:val="left"/>
      <w:pPr>
        <w:ind w:left="5760" w:hanging="360"/>
      </w:pPr>
      <w:rPr>
        <w:rFonts w:hint="default" w:ascii="Courier New" w:hAnsi="Courier New"/>
      </w:rPr>
    </w:lvl>
    <w:lvl w:ilvl="8" w:tplc="C99AB082">
      <w:start w:val="1"/>
      <w:numFmt w:val="bullet"/>
      <w:lvlText w:val=""/>
      <w:lvlJc w:val="left"/>
      <w:pPr>
        <w:ind w:left="6480" w:hanging="360"/>
      </w:pPr>
      <w:rPr>
        <w:rFonts w:hint="default" w:ascii="Wingdings" w:hAnsi="Wingdings"/>
      </w:rPr>
    </w:lvl>
  </w:abstractNum>
  <w:abstractNum w:abstractNumId="10" w15:restartNumberingAfterBreak="0">
    <w:nsid w:val="70233372"/>
    <w:multiLevelType w:val="multilevel"/>
    <w:tmpl w:val="D2FCBF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0333A9E"/>
    <w:multiLevelType w:val="hybridMultilevel"/>
    <w:tmpl w:val="5000988E"/>
    <w:lvl w:ilvl="0" w:tplc="08AC2EBA">
      <w:start w:val="1"/>
      <w:numFmt w:val="bullet"/>
      <w:lvlText w:val=""/>
      <w:lvlJc w:val="left"/>
      <w:pPr>
        <w:ind w:left="720" w:hanging="360"/>
      </w:pPr>
      <w:rPr>
        <w:rFonts w:hint="default" w:ascii="Symbol" w:hAnsi="Symbol"/>
      </w:rPr>
    </w:lvl>
    <w:lvl w:ilvl="1" w:tplc="1276917A">
      <w:start w:val="1"/>
      <w:numFmt w:val="bullet"/>
      <w:lvlText w:val="o"/>
      <w:lvlJc w:val="left"/>
      <w:pPr>
        <w:ind w:left="1440" w:hanging="360"/>
      </w:pPr>
      <w:rPr>
        <w:rFonts w:hint="default" w:ascii="Courier New" w:hAnsi="Courier New"/>
      </w:rPr>
    </w:lvl>
    <w:lvl w:ilvl="2" w:tplc="6C1622BC">
      <w:start w:val="1"/>
      <w:numFmt w:val="bullet"/>
      <w:lvlText w:val=""/>
      <w:lvlJc w:val="left"/>
      <w:pPr>
        <w:ind w:left="2160" w:hanging="360"/>
      </w:pPr>
      <w:rPr>
        <w:rFonts w:hint="default" w:ascii="Wingdings" w:hAnsi="Wingdings"/>
      </w:rPr>
    </w:lvl>
    <w:lvl w:ilvl="3" w:tplc="D24EA176">
      <w:start w:val="1"/>
      <w:numFmt w:val="bullet"/>
      <w:lvlText w:val=""/>
      <w:lvlJc w:val="left"/>
      <w:pPr>
        <w:ind w:left="2880" w:hanging="360"/>
      </w:pPr>
      <w:rPr>
        <w:rFonts w:hint="default" w:ascii="Symbol" w:hAnsi="Symbol"/>
      </w:rPr>
    </w:lvl>
    <w:lvl w:ilvl="4" w:tplc="B89CC070">
      <w:start w:val="1"/>
      <w:numFmt w:val="bullet"/>
      <w:lvlText w:val="o"/>
      <w:lvlJc w:val="left"/>
      <w:pPr>
        <w:ind w:left="3600" w:hanging="360"/>
      </w:pPr>
      <w:rPr>
        <w:rFonts w:hint="default" w:ascii="Courier New" w:hAnsi="Courier New"/>
      </w:rPr>
    </w:lvl>
    <w:lvl w:ilvl="5" w:tplc="0A907C14">
      <w:start w:val="1"/>
      <w:numFmt w:val="bullet"/>
      <w:lvlText w:val=""/>
      <w:lvlJc w:val="left"/>
      <w:pPr>
        <w:ind w:left="4320" w:hanging="360"/>
      </w:pPr>
      <w:rPr>
        <w:rFonts w:hint="default" w:ascii="Wingdings" w:hAnsi="Wingdings"/>
      </w:rPr>
    </w:lvl>
    <w:lvl w:ilvl="6" w:tplc="945C1042">
      <w:start w:val="1"/>
      <w:numFmt w:val="bullet"/>
      <w:lvlText w:val=""/>
      <w:lvlJc w:val="left"/>
      <w:pPr>
        <w:ind w:left="5040" w:hanging="360"/>
      </w:pPr>
      <w:rPr>
        <w:rFonts w:hint="default" w:ascii="Symbol" w:hAnsi="Symbol"/>
      </w:rPr>
    </w:lvl>
    <w:lvl w:ilvl="7" w:tplc="1B0E3DA6">
      <w:start w:val="1"/>
      <w:numFmt w:val="bullet"/>
      <w:lvlText w:val="o"/>
      <w:lvlJc w:val="left"/>
      <w:pPr>
        <w:ind w:left="5760" w:hanging="360"/>
      </w:pPr>
      <w:rPr>
        <w:rFonts w:hint="default" w:ascii="Courier New" w:hAnsi="Courier New"/>
      </w:rPr>
    </w:lvl>
    <w:lvl w:ilvl="8" w:tplc="5D5C0098">
      <w:start w:val="1"/>
      <w:numFmt w:val="bullet"/>
      <w:lvlText w:val=""/>
      <w:lvlJc w:val="left"/>
      <w:pPr>
        <w:ind w:left="6480" w:hanging="360"/>
      </w:pPr>
      <w:rPr>
        <w:rFonts w:hint="default" w:ascii="Wingdings" w:hAnsi="Wingdings"/>
      </w:rPr>
    </w:lvl>
  </w:abstractNum>
  <w:abstractNum w:abstractNumId="12" w15:restartNumberingAfterBreak="0">
    <w:nsid w:val="7257F886"/>
    <w:multiLevelType w:val="hybridMultilevel"/>
    <w:tmpl w:val="F7F06728"/>
    <w:lvl w:ilvl="0" w:tplc="D4D0E0B8">
      <w:start w:val="1"/>
      <w:numFmt w:val="bullet"/>
      <w:lvlText w:val=""/>
      <w:lvlJc w:val="left"/>
      <w:pPr>
        <w:ind w:left="720" w:hanging="360"/>
      </w:pPr>
      <w:rPr>
        <w:rFonts w:hint="default" w:ascii="Symbol" w:hAnsi="Symbol"/>
      </w:rPr>
    </w:lvl>
    <w:lvl w:ilvl="1" w:tplc="9B989988">
      <w:start w:val="1"/>
      <w:numFmt w:val="bullet"/>
      <w:lvlText w:val="o"/>
      <w:lvlJc w:val="left"/>
      <w:pPr>
        <w:ind w:left="1440" w:hanging="360"/>
      </w:pPr>
      <w:rPr>
        <w:rFonts w:hint="default" w:ascii="Courier New" w:hAnsi="Courier New"/>
      </w:rPr>
    </w:lvl>
    <w:lvl w:ilvl="2" w:tplc="845676DA">
      <w:start w:val="1"/>
      <w:numFmt w:val="bullet"/>
      <w:lvlText w:val=""/>
      <w:lvlJc w:val="left"/>
      <w:pPr>
        <w:ind w:left="2160" w:hanging="360"/>
      </w:pPr>
      <w:rPr>
        <w:rFonts w:hint="default" w:ascii="Wingdings" w:hAnsi="Wingdings"/>
      </w:rPr>
    </w:lvl>
    <w:lvl w:ilvl="3" w:tplc="0A18B30E">
      <w:start w:val="1"/>
      <w:numFmt w:val="bullet"/>
      <w:lvlText w:val=""/>
      <w:lvlJc w:val="left"/>
      <w:pPr>
        <w:ind w:left="2880" w:hanging="360"/>
      </w:pPr>
      <w:rPr>
        <w:rFonts w:hint="default" w:ascii="Symbol" w:hAnsi="Symbol"/>
      </w:rPr>
    </w:lvl>
    <w:lvl w:ilvl="4" w:tplc="CE867A58">
      <w:start w:val="1"/>
      <w:numFmt w:val="bullet"/>
      <w:lvlText w:val="o"/>
      <w:lvlJc w:val="left"/>
      <w:pPr>
        <w:ind w:left="3600" w:hanging="360"/>
      </w:pPr>
      <w:rPr>
        <w:rFonts w:hint="default" w:ascii="Courier New" w:hAnsi="Courier New"/>
      </w:rPr>
    </w:lvl>
    <w:lvl w:ilvl="5" w:tplc="024677C2">
      <w:start w:val="1"/>
      <w:numFmt w:val="bullet"/>
      <w:lvlText w:val=""/>
      <w:lvlJc w:val="left"/>
      <w:pPr>
        <w:ind w:left="4320" w:hanging="360"/>
      </w:pPr>
      <w:rPr>
        <w:rFonts w:hint="default" w:ascii="Wingdings" w:hAnsi="Wingdings"/>
      </w:rPr>
    </w:lvl>
    <w:lvl w:ilvl="6" w:tplc="AA423570">
      <w:start w:val="1"/>
      <w:numFmt w:val="bullet"/>
      <w:lvlText w:val=""/>
      <w:lvlJc w:val="left"/>
      <w:pPr>
        <w:ind w:left="5040" w:hanging="360"/>
      </w:pPr>
      <w:rPr>
        <w:rFonts w:hint="default" w:ascii="Symbol" w:hAnsi="Symbol"/>
      </w:rPr>
    </w:lvl>
    <w:lvl w:ilvl="7" w:tplc="6F521E64">
      <w:start w:val="1"/>
      <w:numFmt w:val="bullet"/>
      <w:lvlText w:val="o"/>
      <w:lvlJc w:val="left"/>
      <w:pPr>
        <w:ind w:left="5760" w:hanging="360"/>
      </w:pPr>
      <w:rPr>
        <w:rFonts w:hint="default" w:ascii="Courier New" w:hAnsi="Courier New"/>
      </w:rPr>
    </w:lvl>
    <w:lvl w:ilvl="8" w:tplc="3BA23314">
      <w:start w:val="1"/>
      <w:numFmt w:val="bullet"/>
      <w:lvlText w:val=""/>
      <w:lvlJc w:val="left"/>
      <w:pPr>
        <w:ind w:left="6480" w:hanging="360"/>
      </w:pPr>
      <w:rPr>
        <w:rFonts w:hint="default" w:ascii="Wingdings" w:hAnsi="Wingdings"/>
      </w:rPr>
    </w:lvl>
  </w:abstractNum>
  <w:num w:numId="1" w16cid:durableId="1379360995">
    <w:abstractNumId w:val="5"/>
  </w:num>
  <w:num w:numId="2" w16cid:durableId="1096437140">
    <w:abstractNumId w:val="0"/>
  </w:num>
  <w:num w:numId="3" w16cid:durableId="1684816048">
    <w:abstractNumId w:val="9"/>
  </w:num>
  <w:num w:numId="4" w16cid:durableId="1544829911">
    <w:abstractNumId w:val="1"/>
  </w:num>
  <w:num w:numId="5" w16cid:durableId="886143174">
    <w:abstractNumId w:val="12"/>
  </w:num>
  <w:num w:numId="6" w16cid:durableId="601496846">
    <w:abstractNumId w:val="8"/>
  </w:num>
  <w:num w:numId="7" w16cid:durableId="530647538">
    <w:abstractNumId w:val="2"/>
  </w:num>
  <w:num w:numId="8" w16cid:durableId="2121485236">
    <w:abstractNumId w:val="4"/>
  </w:num>
  <w:num w:numId="9" w16cid:durableId="304051446">
    <w:abstractNumId w:val="7"/>
  </w:num>
  <w:num w:numId="10" w16cid:durableId="745686739">
    <w:abstractNumId w:val="11"/>
  </w:num>
  <w:num w:numId="11" w16cid:durableId="473303915">
    <w:abstractNumId w:val="10"/>
  </w:num>
  <w:num w:numId="12" w16cid:durableId="11685361">
    <w:abstractNumId w:val="3"/>
  </w:num>
  <w:num w:numId="13" w16cid:durableId="73146373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nav Vellanki @ DCAS">
    <w15:presenceInfo w15:providerId="AD" w15:userId="S::abhinav.Vellanki@digitalcapitaladvisory.com::23ddeef6-7763-4a95-a14f-c42b16493574"/>
  </w15:person>
  <w15:person w15:author="Prerna Mukherjee">
    <w15:presenceInfo w15:providerId="AD" w15:userId="S::prerna@itsyellowseed.com::2c51937f-6b03-49c5-964a-40a38ab5c12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FA0"/>
    <w:rsid w:val="000C4FA0"/>
    <w:rsid w:val="000C7799"/>
    <w:rsid w:val="0010478B"/>
    <w:rsid w:val="00107D77"/>
    <w:rsid w:val="00182B58"/>
    <w:rsid w:val="00330FB7"/>
    <w:rsid w:val="00354FB0"/>
    <w:rsid w:val="00676FAD"/>
    <w:rsid w:val="006D040C"/>
    <w:rsid w:val="00724134"/>
    <w:rsid w:val="00785F3A"/>
    <w:rsid w:val="007B21C1"/>
    <w:rsid w:val="007B63F5"/>
    <w:rsid w:val="008310BF"/>
    <w:rsid w:val="009208C4"/>
    <w:rsid w:val="0093723D"/>
    <w:rsid w:val="009D42B7"/>
    <w:rsid w:val="00AF0F30"/>
    <w:rsid w:val="00B667E7"/>
    <w:rsid w:val="00B80EA1"/>
    <w:rsid w:val="00BD42BB"/>
    <w:rsid w:val="00D27573"/>
    <w:rsid w:val="00DD5E4F"/>
    <w:rsid w:val="00DE61D0"/>
    <w:rsid w:val="00FB7534"/>
    <w:rsid w:val="050058F5"/>
    <w:rsid w:val="071E284D"/>
    <w:rsid w:val="090EC075"/>
    <w:rsid w:val="0A611951"/>
    <w:rsid w:val="0BAD2AD6"/>
    <w:rsid w:val="11FA976D"/>
    <w:rsid w:val="14041FA6"/>
    <w:rsid w:val="185E8ED1"/>
    <w:rsid w:val="1AC77895"/>
    <w:rsid w:val="26FDA86F"/>
    <w:rsid w:val="29842CFB"/>
    <w:rsid w:val="2BB6BFE5"/>
    <w:rsid w:val="2CA14CA4"/>
    <w:rsid w:val="2FCBF772"/>
    <w:rsid w:val="3543E77A"/>
    <w:rsid w:val="39F60FF7"/>
    <w:rsid w:val="3E258483"/>
    <w:rsid w:val="43AC2257"/>
    <w:rsid w:val="45681692"/>
    <w:rsid w:val="4F0C421A"/>
    <w:rsid w:val="5082B220"/>
    <w:rsid w:val="52A3DBBD"/>
    <w:rsid w:val="595A3992"/>
    <w:rsid w:val="5CF4BD34"/>
    <w:rsid w:val="5D637775"/>
    <w:rsid w:val="5EBC9C1A"/>
    <w:rsid w:val="643345D9"/>
    <w:rsid w:val="6CE5F6EB"/>
    <w:rsid w:val="7B1909E0"/>
    <w:rsid w:val="7D8AD4D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9B0C"/>
  <w15:docId w15:val="{24BFFBD0-E8FB-4445-99C1-34E5A7F045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paragraph" w:styleId="Revision">
    <w:name w:val="Revision"/>
    <w:hidden/>
    <w:uiPriority w:val="99"/>
    <w:semiHidden/>
    <w:rsid w:val="00FB7534"/>
    <w:pPr>
      <w:spacing w:line="240" w:lineRule="auto"/>
    </w:pPr>
  </w:style>
  <w:style w:type="character" w:styleId="CommentReference">
    <w:name w:val="annotation reference"/>
    <w:basedOn w:val="DefaultParagraphFont"/>
    <w:uiPriority w:val="99"/>
    <w:semiHidden/>
    <w:unhideWhenUsed/>
    <w:rsid w:val="0010478B"/>
    <w:rPr>
      <w:sz w:val="16"/>
      <w:szCs w:val="16"/>
    </w:rPr>
  </w:style>
  <w:style w:type="paragraph" w:styleId="CommentText">
    <w:name w:val="annotation text"/>
    <w:basedOn w:val="Normal"/>
    <w:link w:val="CommentTextChar"/>
    <w:uiPriority w:val="99"/>
    <w:unhideWhenUsed/>
    <w:rsid w:val="0010478B"/>
    <w:pPr>
      <w:spacing w:line="240" w:lineRule="auto"/>
    </w:pPr>
    <w:rPr>
      <w:sz w:val="20"/>
      <w:szCs w:val="20"/>
    </w:rPr>
  </w:style>
  <w:style w:type="character" w:styleId="CommentTextChar" w:customStyle="1">
    <w:name w:val="Comment Text Char"/>
    <w:basedOn w:val="DefaultParagraphFont"/>
    <w:link w:val="CommentText"/>
    <w:uiPriority w:val="99"/>
    <w:rsid w:val="0010478B"/>
    <w:rPr>
      <w:sz w:val="20"/>
      <w:szCs w:val="20"/>
    </w:rPr>
  </w:style>
  <w:style w:type="paragraph" w:styleId="CommentSubject">
    <w:name w:val="annotation subject"/>
    <w:basedOn w:val="CommentText"/>
    <w:next w:val="CommentText"/>
    <w:link w:val="CommentSubjectChar"/>
    <w:uiPriority w:val="99"/>
    <w:semiHidden/>
    <w:unhideWhenUsed/>
    <w:rsid w:val="0010478B"/>
    <w:rPr>
      <w:b/>
      <w:bCs/>
    </w:rPr>
  </w:style>
  <w:style w:type="character" w:styleId="CommentSubjectChar" w:customStyle="1">
    <w:name w:val="Comment Subject Char"/>
    <w:basedOn w:val="CommentTextChar"/>
    <w:link w:val="CommentSubject"/>
    <w:uiPriority w:val="99"/>
    <w:semiHidden/>
    <w:rsid w:val="0010478B"/>
    <w:rPr>
      <w:b/>
      <w:bCs/>
      <w:sz w:val="20"/>
      <w:szCs w:val="20"/>
    </w:rPr>
  </w:style>
  <w:style w:type="paragraph" w:styleId="ListParagraph">
    <w:name w:val="List Paragraph"/>
    <w:basedOn w:val="Normal"/>
    <w:uiPriority w:val="34"/>
    <w:qFormat/>
    <w:rsid w:val="29842CFB"/>
    <w:pPr>
      <w:ind w:left="720"/>
      <w:contextualSpacing/>
    </w:pPr>
  </w:style>
  <w:style w:type="paragraph" w:styleId="Default" w:customStyle="1">
    <w:name w:val="Default"/>
    <w:rsid w:val="009208C4"/>
    <w:pPr>
      <w:autoSpaceDE w:val="0"/>
      <w:autoSpaceDN w:val="0"/>
      <w:adjustRightInd w:val="0"/>
      <w:spacing w:line="240" w:lineRule="auto"/>
    </w:pPr>
    <w:rPr>
      <w:rFonts w:ascii="Times New Roman" w:hAnsi="Times New Roman" w:cs="Times New Roman"/>
      <w:color w:val="000000"/>
      <w:sz w:val="24"/>
      <w:szCs w:val="24"/>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596B106DF4504397A2FFD1D3D8EEAC" ma:contentTypeVersion="11" ma:contentTypeDescription="Create a new document." ma:contentTypeScope="" ma:versionID="6126afce95420553edaf86d31c8181ff">
  <xsd:schema xmlns:xsd="http://www.w3.org/2001/XMLSchema" xmlns:xs="http://www.w3.org/2001/XMLSchema" xmlns:p="http://schemas.microsoft.com/office/2006/metadata/properties" xmlns:ns2="5faf0107-87b2-44de-9688-222e797c3687" xmlns:ns3="92485923-c3a8-462c-bea5-afb52f790427" targetNamespace="http://schemas.microsoft.com/office/2006/metadata/properties" ma:root="true" ma:fieldsID="db47ddb3847e435a225586194ab8b246" ns2:_="" ns3:_="">
    <xsd:import namespace="5faf0107-87b2-44de-9688-222e797c3687"/>
    <xsd:import namespace="92485923-c3a8-462c-bea5-afb52f7904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af0107-87b2-44de-9688-222e797c36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9204300-61c2-47fa-9217-0bedb3c9af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485923-c3a8-462c-bea5-afb52f7904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e9159b-6c4a-4d64-9084-67ac8f18444e}" ma:internalName="TaxCatchAll" ma:showField="CatchAllData" ma:web="92485923-c3a8-462c-bea5-afb52f7904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faf0107-87b2-44de-9688-222e797c3687">
      <Terms xmlns="http://schemas.microsoft.com/office/infopath/2007/PartnerControls"/>
    </lcf76f155ced4ddcb4097134ff3c332f>
    <TaxCatchAll xmlns="92485923-c3a8-462c-bea5-afb52f790427" xsi:nil="true"/>
  </documentManagement>
</p:properties>
</file>

<file path=customXml/itemProps1.xml><?xml version="1.0" encoding="utf-8"?>
<ds:datastoreItem xmlns:ds="http://schemas.openxmlformats.org/officeDocument/2006/customXml" ds:itemID="{932414BC-1E8B-46A7-BEF1-A46E3D2FCCF4}"/>
</file>

<file path=customXml/itemProps2.xml><?xml version="1.0" encoding="utf-8"?>
<ds:datastoreItem xmlns:ds="http://schemas.openxmlformats.org/officeDocument/2006/customXml" ds:itemID="{17C861C1-B26A-4A04-8760-6CD75CEDF2E4}"/>
</file>

<file path=customXml/itemProps3.xml><?xml version="1.0" encoding="utf-8"?>
<ds:datastoreItem xmlns:ds="http://schemas.openxmlformats.org/officeDocument/2006/customXml" ds:itemID="{3977E2D2-918E-48D0-9186-F32631ACAF5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Prerna Mukherjee</lastModifiedBy>
  <revision>33</revision>
  <dcterms:created xsi:type="dcterms:W3CDTF">2026-01-05T11:46:00.0000000Z</dcterms:created>
  <dcterms:modified xsi:type="dcterms:W3CDTF">2026-03-03T08:36:15.5359814Z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0x010100F6596B106DF4504397A2FFD1D3D8EEAC</vt:lpwstr>
  </property>
  <property fmtid="{D5CDD505-2E9C-101B-9397-08002B2CF9AE}" pid="3" name="MediaServiceImageTags">
    <vt:lpwstr/>
  </property>
</Properties>
</file>